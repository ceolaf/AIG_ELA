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BCA1" w14:textId="6755E9BB" w:rsidR="00F6516F" w:rsidRPr="00F6516F" w:rsidRDefault="00F6516F" w:rsidP="00F6516F">
      <w:pPr>
        <w:pStyle w:val="Level"/>
        <w:rPr>
          <w:ins w:id="0" w:author="Alexander Hoffman" w:date="2025-10-31T12:44:00Z" w16du:dateUtc="2025-10-31T16:44:00Z"/>
        </w:rPr>
      </w:pPr>
      <w:bookmarkStart w:id="1" w:name="_Hlk212099731"/>
      <w:ins w:id="2" w:author="Alexander Hoffman" w:date="2025-10-31T12:44:00Z" w16du:dateUtc="2025-10-31T16:44:00Z">
        <w:r>
          <w:t xml:space="preserve">Central idea: </w:t>
        </w:r>
      </w:ins>
      <w:ins w:id="3" w:author="Alexander Hoffman" w:date="2025-10-31T12:46:00Z" w16du:dateUtc="2025-10-31T16:46:00Z">
        <w:r>
          <w:t xml:space="preserve">citing </w:t>
        </w:r>
        <w:r>
          <w:rPr>
            <w:i/>
            <w:iCs/>
          </w:rPr>
          <w:t>the best</w:t>
        </w:r>
        <w:r>
          <w:t xml:space="preserve"> evidence</w:t>
        </w:r>
      </w:ins>
      <w:ins w:id="4" w:author="Alexander Hoffman" w:date="2025-10-31T12:47:00Z" w16du:dateUtc="2025-10-31T16:47:00Z">
        <w:r>
          <w:t xml:space="preserve">. But both to </w:t>
        </w:r>
        <w:proofErr w:type="spellStart"/>
        <w:r>
          <w:t>spport</w:t>
        </w:r>
        <w:proofErr w:type="spellEnd"/>
        <w:r>
          <w:t xml:space="preserve"> said explicitly </w:t>
        </w:r>
        <w:r>
          <w:rPr>
            <w:i/>
            <w:iCs/>
          </w:rPr>
          <w:t xml:space="preserve">and </w:t>
        </w:r>
        <w:r>
          <w:t>to support</w:t>
        </w:r>
      </w:ins>
      <w:ins w:id="5" w:author="Alexander Hoffman" w:date="2025-10-31T12:48:00Z" w16du:dateUtc="2025-10-31T16:48:00Z">
        <w:r>
          <w:t xml:space="preserve"> an inference</w:t>
        </w:r>
      </w:ins>
    </w:p>
    <w:p w14:paraId="327A233C" w14:textId="4F9F2C30" w:rsidR="007824F7" w:rsidRPr="003010FB" w:rsidRDefault="007824F7" w:rsidP="007824F7">
      <w:pPr>
        <w:pStyle w:val="Level"/>
      </w:pPr>
      <w:r w:rsidRPr="003010FB">
        <w:t>Level 2: Standard code, language of standard.</w:t>
      </w:r>
    </w:p>
    <w:bookmarkEnd w:id="1"/>
    <w:p w14:paraId="1597BDA2" w14:textId="7A872365" w:rsidR="007C144F" w:rsidRDefault="007824F7" w:rsidP="007824F7">
      <w:pPr>
        <w:pStyle w:val="Tier"/>
      </w:pPr>
      <w:r w:rsidRPr="00C07C70">
        <w:t xml:space="preserve">Tier 2a) </w:t>
      </w:r>
      <w:bookmarkStart w:id="6" w:name="OLE_LINK1"/>
      <w:bookmarkStart w:id="7" w:name="OLE_LINK2"/>
      <w:bookmarkStart w:id="8" w:name="_Hlk207364831"/>
    </w:p>
    <w:p w14:paraId="036D3A46" w14:textId="4A7E375F" w:rsidR="00322017" w:rsidRDefault="000D7293" w:rsidP="007824F7">
      <w:pPr>
        <w:ind w:left="360"/>
      </w:pPr>
      <w:bookmarkStart w:id="9" w:name="_Hlk207364607"/>
      <w:bookmarkStart w:id="10" w:name="OLE_LINK7"/>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w:t>
      </w:r>
      <w:bookmarkStart w:id="11" w:name="_Hlk214460932"/>
      <w:r>
        <w:t xml:space="preserve">Common Core State Standard </w:t>
      </w:r>
      <w:r w:rsidR="00322017" w:rsidRPr="00322017">
        <w:t>RL.8.1</w:t>
      </w:r>
      <w:bookmarkEnd w:id="9"/>
      <w:r w:rsidR="00322017">
        <w:t>,</w:t>
      </w:r>
      <w:r w:rsidR="00322017" w:rsidRPr="00322017">
        <w:t xml:space="preserve"> </w:t>
      </w:r>
      <w:r w:rsidR="00322017">
        <w:t>‘</w:t>
      </w:r>
      <w:r w:rsidR="00322017" w:rsidRPr="00322017">
        <w:t>Cite the textual evidence that most strongly supports an analysis of what the text says explicitly as well as inferences drawn from the text</w:t>
      </w:r>
      <w:r w:rsidR="003974A2">
        <w:t>,</w:t>
      </w:r>
      <w:r w:rsidR="00322017">
        <w:t>’</w:t>
      </w:r>
      <w:bookmarkEnd w:id="6"/>
      <w:bookmarkEnd w:id="11"/>
      <w:r w:rsidR="003974A2">
        <w:t xml:space="preserve"> using the following literary passage.</w:t>
      </w:r>
    </w:p>
    <w:p w14:paraId="0F68A091" w14:textId="77777777" w:rsidR="00B72CC2" w:rsidRDefault="00B72CC2" w:rsidP="007824F7">
      <w:pPr>
        <w:ind w:left="360"/>
      </w:pPr>
    </w:p>
    <w:p w14:paraId="17C86366" w14:textId="77777777" w:rsidR="00B72CC2" w:rsidRDefault="00B72CC2" w:rsidP="00B72CC2">
      <w:pPr>
        <w:ind w:left="360"/>
      </w:pPr>
      <w:r>
        <w:t>·      The key (</w:t>
      </w:r>
      <w:proofErr w:type="spellStart"/>
      <w:r>
        <w:t>i.e</w:t>
      </w:r>
      <w:proofErr w:type="spellEnd"/>
      <w:r>
        <w:t>, the correct answer option] should be marked with an “*”.</w:t>
      </w:r>
    </w:p>
    <w:p w14:paraId="7D99FA92" w14:textId="77777777" w:rsidR="00B72CC2" w:rsidRDefault="00B72CC2" w:rsidP="00B72CC2">
      <w:pPr>
        <w:ind w:left="360"/>
      </w:pPr>
      <w:r>
        <w:t>·      Please include rationales for each answer option that lay out the steps or reasoning that would lead to each response.</w:t>
      </w:r>
    </w:p>
    <w:p w14:paraId="74205777" w14:textId="2735C747" w:rsidR="00B72CC2" w:rsidRDefault="00B72CC2" w:rsidP="00B72CC2">
      <w:pPr>
        <w:ind w:left="360"/>
      </w:pPr>
      <w:r>
        <w:t>·      If you revise the item, please make sure to include the full final version at the end.</w:t>
      </w:r>
    </w:p>
    <w:p w14:paraId="0FCB04E3" w14:textId="77777777" w:rsidR="007824F7" w:rsidRDefault="007824F7" w:rsidP="007824F7">
      <w:pPr>
        <w:pStyle w:val="Tier"/>
      </w:pPr>
      <w:r w:rsidRPr="00C07C70">
        <w:t>Tier 2b)</w:t>
      </w:r>
    </w:p>
    <w:p w14:paraId="1EDAE6A6" w14:textId="622A8320" w:rsidR="007C144F" w:rsidRDefault="000D7293" w:rsidP="007C144F">
      <w:pPr>
        <w:ind w:left="360"/>
      </w:pPr>
      <w:bookmarkStart w:id="12" w:name="_Hlk212101707"/>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bookmarkEnd w:id="12"/>
      <w:r w:rsidR="00322017" w:rsidRPr="00322017">
        <w:t>RL.8.1</w:t>
      </w:r>
      <w:r w:rsidR="00322017">
        <w:t>,</w:t>
      </w:r>
      <w:r w:rsidR="00322017" w:rsidRPr="00322017">
        <w:t xml:space="preserve"> </w:t>
      </w:r>
      <w:r w:rsidR="00322017">
        <w:t>‘</w:t>
      </w:r>
      <w:r w:rsidR="00322017" w:rsidRPr="00322017">
        <w:t>Cite the textual evidence that most strongly supports an analysis of what the text says explicitly as well as inferences drawn from the text</w:t>
      </w:r>
      <w:r w:rsidR="003974A2">
        <w:t>,</w:t>
      </w:r>
      <w:r w:rsidR="00322017">
        <w:t>’</w:t>
      </w:r>
      <w:r w:rsidR="00E135D6">
        <w:t xml:space="preserve"> </w:t>
      </w:r>
      <w:r w:rsidR="003974A2">
        <w:t xml:space="preserve">using the following literary passage. </w:t>
      </w:r>
      <w:r w:rsidR="007C144F">
        <w:t>You should write an item that scores well on the LBIDAT, which is detailed below.</w:t>
      </w:r>
    </w:p>
    <w:p w14:paraId="607D58C7" w14:textId="77777777" w:rsidR="00B72CC2" w:rsidRDefault="00B72CC2" w:rsidP="007C144F">
      <w:pPr>
        <w:ind w:left="360"/>
      </w:pPr>
    </w:p>
    <w:p w14:paraId="6CF1CEC9" w14:textId="77777777" w:rsidR="00B72CC2" w:rsidRDefault="00B72CC2" w:rsidP="00B72CC2">
      <w:pPr>
        <w:ind w:left="360"/>
      </w:pPr>
      <w:r>
        <w:t>·      The key (</w:t>
      </w:r>
      <w:proofErr w:type="spellStart"/>
      <w:r>
        <w:t>i.e</w:t>
      </w:r>
      <w:proofErr w:type="spellEnd"/>
      <w:r>
        <w:t>, the correct answer option] should be marked with an “*”.</w:t>
      </w:r>
    </w:p>
    <w:p w14:paraId="1396ED95" w14:textId="77777777" w:rsidR="00B72CC2" w:rsidRDefault="00B72CC2" w:rsidP="00B72CC2">
      <w:pPr>
        <w:ind w:left="360"/>
      </w:pPr>
      <w:r>
        <w:t>·      Please include rationales for each answer option that lay out the steps or reasoning that would lead to each response.</w:t>
      </w:r>
    </w:p>
    <w:p w14:paraId="20252AA6" w14:textId="77777777" w:rsidR="00B72CC2" w:rsidRDefault="00B72CC2" w:rsidP="00B72CC2">
      <w:pPr>
        <w:ind w:left="360"/>
      </w:pPr>
      <w:r>
        <w:t>·      If you revise the item, please make sure to include the full final version at the end.</w:t>
      </w:r>
    </w:p>
    <w:p w14:paraId="4CE1DAA6" w14:textId="77777777" w:rsidR="00B72CC2" w:rsidRDefault="00B72CC2" w:rsidP="00B72CC2">
      <w:pPr>
        <w:ind w:left="360"/>
      </w:pPr>
    </w:p>
    <w:p w14:paraId="671EE8D8" w14:textId="0505E139" w:rsidR="00B72CC2" w:rsidRDefault="00B72CC2" w:rsidP="00B72CC2">
      <w:pPr>
        <w:ind w:left="360"/>
      </w:pPr>
      <w:r>
        <w:t>Your goal is for each item to score well on the LBIDAT, whose complete text is included below.</w:t>
      </w:r>
    </w:p>
    <w:bookmarkEnd w:id="10"/>
    <w:p w14:paraId="4958EB6C" w14:textId="77777777" w:rsidR="007824F7" w:rsidRPr="003010FB" w:rsidRDefault="007824F7" w:rsidP="007824F7">
      <w:pPr>
        <w:pStyle w:val="Level"/>
      </w:pPr>
      <w:r w:rsidRPr="003010FB">
        <w:t xml:space="preserve">Level </w:t>
      </w:r>
      <w:r>
        <w:t>3</w:t>
      </w:r>
      <w:r w:rsidRPr="003010FB">
        <w:t>: Standard code, language of standard</w:t>
      </w:r>
      <w:r>
        <w:t>, 50-75 word standard expansion</w:t>
      </w:r>
    </w:p>
    <w:p w14:paraId="734C6992" w14:textId="77777777" w:rsidR="007824F7" w:rsidRDefault="007824F7" w:rsidP="007824F7">
      <w:pPr>
        <w:pStyle w:val="Tier"/>
      </w:pPr>
      <w:r>
        <w:t>Tier 3a)</w:t>
      </w:r>
    </w:p>
    <w:p w14:paraId="4680501A" w14:textId="596FFC95" w:rsidR="00282FB4" w:rsidRDefault="000D7293" w:rsidP="00282FB4">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RL.8.1</w:t>
      </w:r>
      <w:r w:rsidR="00282FB4">
        <w:t>,</w:t>
      </w:r>
      <w:r w:rsidR="00282FB4" w:rsidRPr="00322017">
        <w:t xml:space="preserve"> </w:t>
      </w:r>
      <w:r w:rsidR="00282FB4">
        <w:t>‘</w:t>
      </w:r>
      <w:r w:rsidR="00282FB4" w:rsidRPr="00322017">
        <w:t>Cite the textual evidence that most strongly supports an analysis of what the text says explicitly as well as inferences drawn from the text</w:t>
      </w:r>
      <w:r w:rsidR="00282FB4">
        <w:t xml:space="preserve">,’ using the following literary passage. </w:t>
      </w:r>
      <w:bookmarkStart w:id="13" w:name="OLE_LINK9"/>
      <w:r w:rsidR="00282FB4">
        <w:t xml:space="preserve">That standard means, </w:t>
      </w:r>
      <w:bookmarkStart w:id="14" w:name="_Hlk214460982"/>
      <w:r w:rsidR="00282FB4">
        <w:t xml:space="preserve">“Given a text passage and </w:t>
      </w:r>
      <w:del w:id="15" w:author="Alexander Hoffman" w:date="2025-10-31T12:50:00Z" w16du:dateUtc="2025-10-31T16:50:00Z">
        <w:r w:rsidR="00282FB4" w:rsidDel="00C75123">
          <w:delText>some conclusion</w:delText>
        </w:r>
      </w:del>
      <w:ins w:id="16" w:author="Alexander Hoffman" w:date="2025-10-31T12:50:00Z" w16du:dateUtc="2025-10-31T16:50:00Z">
        <w:r w:rsidR="00C75123">
          <w:t>a particular idea</w:t>
        </w:r>
      </w:ins>
      <w:r w:rsidR="00282FB4">
        <w:t xml:space="preserve"> about what a literary text either </w:t>
      </w:r>
      <w:proofErr w:type="spellStart"/>
      <w:r w:rsidR="00282FB4">
        <w:t>i</w:t>
      </w:r>
      <w:proofErr w:type="spellEnd"/>
      <w:r w:rsidR="00282FB4">
        <w:t xml:space="preserve">) explicitly says or </w:t>
      </w:r>
      <w:r w:rsidR="00282FB4">
        <w:lastRenderedPageBreak/>
        <w:t xml:space="preserve">ii) implies, the test taker must cite some single specific excerpt from the text that is the best support that can be found in the text for that </w:t>
      </w:r>
      <w:del w:id="17" w:author="Alexander Hoffman" w:date="2025-10-31T12:50:00Z" w16du:dateUtc="2025-10-31T16:50:00Z">
        <w:r w:rsidR="00282FB4" w:rsidDel="00C75123">
          <w:delText>conclusion</w:delText>
        </w:r>
      </w:del>
      <w:ins w:id="18" w:author="Alexander Hoffman" w:date="2025-10-31T12:50:00Z" w16du:dateUtc="2025-10-31T16:50:00Z">
        <w:r w:rsidR="00C75123">
          <w:t>particular</w:t>
        </w:r>
      </w:ins>
      <w:r w:rsidR="00282FB4">
        <w:t>. The supplied conclusion need not be about the main point or most significant implication of the passage.”</w:t>
      </w:r>
      <w:bookmarkEnd w:id="13"/>
      <w:bookmarkEnd w:id="14"/>
    </w:p>
    <w:p w14:paraId="000C28EF" w14:textId="77777777" w:rsidR="00B72CC2" w:rsidRDefault="00B72CC2" w:rsidP="00282FB4">
      <w:pPr>
        <w:ind w:left="360"/>
      </w:pPr>
    </w:p>
    <w:p w14:paraId="10E97E9D" w14:textId="77777777" w:rsidR="00B72CC2" w:rsidRDefault="00B72CC2" w:rsidP="00B72CC2">
      <w:pPr>
        <w:ind w:left="360"/>
      </w:pPr>
      <w:r>
        <w:t>·      The key (</w:t>
      </w:r>
      <w:proofErr w:type="spellStart"/>
      <w:r>
        <w:t>i.e</w:t>
      </w:r>
      <w:proofErr w:type="spellEnd"/>
      <w:r>
        <w:t>, the correct answer option] should be marked with an “*”.</w:t>
      </w:r>
    </w:p>
    <w:p w14:paraId="68AB0ED2" w14:textId="77777777" w:rsidR="00B72CC2" w:rsidRDefault="00B72CC2" w:rsidP="00B72CC2">
      <w:pPr>
        <w:ind w:left="360"/>
      </w:pPr>
      <w:r>
        <w:t>·      Please include rationales for each answer option that lay out the steps or reasoning that would lead to each response.</w:t>
      </w:r>
    </w:p>
    <w:p w14:paraId="05647A90" w14:textId="77777777" w:rsidR="00B72CC2" w:rsidRDefault="00B72CC2" w:rsidP="00B72CC2">
      <w:pPr>
        <w:ind w:left="360"/>
      </w:pPr>
      <w:r>
        <w:t>·      If you revise the item, please make sure to include the full final version at the end.</w:t>
      </w:r>
    </w:p>
    <w:p w14:paraId="4A6189F7" w14:textId="77777777" w:rsidR="007824F7" w:rsidRDefault="007824F7" w:rsidP="007824F7">
      <w:pPr>
        <w:pStyle w:val="Tier"/>
      </w:pPr>
      <w:r>
        <w:t>Tier 3b)</w:t>
      </w:r>
    </w:p>
    <w:p w14:paraId="3A1D562D" w14:textId="1C971774" w:rsidR="006F3313" w:rsidRDefault="000D7293" w:rsidP="006F3313">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RL.8.1</w:t>
      </w:r>
      <w:r w:rsidR="00282FB4">
        <w:t>,</w:t>
      </w:r>
      <w:r w:rsidR="00282FB4" w:rsidRPr="00322017">
        <w:t xml:space="preserve"> </w:t>
      </w:r>
      <w:r w:rsidR="00282FB4">
        <w:t>‘</w:t>
      </w:r>
      <w:r w:rsidR="00282FB4" w:rsidRPr="00322017">
        <w:t>Cite the textual evidence that most strongly supports an analysis of what the text says explicitly as well as inferences drawn from the text</w:t>
      </w:r>
      <w:r w:rsidR="00282FB4">
        <w:t xml:space="preserve">,’ using the following literary passage. That standard means, “Given a text passage and some conclusion about what a literary text either </w:t>
      </w:r>
      <w:proofErr w:type="spellStart"/>
      <w:r w:rsidR="00282FB4">
        <w:t>i</w:t>
      </w:r>
      <w:proofErr w:type="spellEnd"/>
      <w:r w:rsidR="00282FB4">
        <w:t xml:space="preserve">) explicitly says or ii) implies, the test taker must cite some single specific excerpt from the text that is the best support that can be found in the text for that conclusion. The supplied conclusion need not be about the main point or most significant implication of the passage.” </w:t>
      </w:r>
    </w:p>
    <w:p w14:paraId="3F5866B1" w14:textId="77777777" w:rsidR="00B72CC2" w:rsidRDefault="00B72CC2" w:rsidP="006F3313">
      <w:pPr>
        <w:ind w:left="360"/>
      </w:pPr>
    </w:p>
    <w:p w14:paraId="65445AF5" w14:textId="77777777" w:rsidR="00B72CC2" w:rsidRDefault="00B72CC2" w:rsidP="00B72CC2">
      <w:pPr>
        <w:ind w:left="360"/>
      </w:pPr>
      <w:r>
        <w:t>·      The key (</w:t>
      </w:r>
      <w:proofErr w:type="spellStart"/>
      <w:r>
        <w:t>i.e</w:t>
      </w:r>
      <w:proofErr w:type="spellEnd"/>
      <w:r>
        <w:t>, the correct answer option] should be marked with an “*”.</w:t>
      </w:r>
    </w:p>
    <w:p w14:paraId="0A625847" w14:textId="77777777" w:rsidR="00B72CC2" w:rsidRDefault="00B72CC2" w:rsidP="00B72CC2">
      <w:pPr>
        <w:ind w:left="360"/>
      </w:pPr>
      <w:r>
        <w:t>·      Please include rationales for each answer option that lay out the steps or reasoning that would lead to each response.</w:t>
      </w:r>
    </w:p>
    <w:p w14:paraId="79E14526" w14:textId="77777777" w:rsidR="00B72CC2" w:rsidRDefault="00B72CC2" w:rsidP="00B72CC2">
      <w:pPr>
        <w:ind w:left="360"/>
      </w:pPr>
      <w:r>
        <w:t>·      If you revise the item, please make sure to include the full final version at the end.</w:t>
      </w:r>
    </w:p>
    <w:p w14:paraId="5226CD32" w14:textId="77777777" w:rsidR="00B72CC2" w:rsidRDefault="00B72CC2" w:rsidP="00B72CC2">
      <w:pPr>
        <w:ind w:left="360"/>
      </w:pPr>
    </w:p>
    <w:p w14:paraId="6C449681" w14:textId="3667E406" w:rsidR="00B72CC2" w:rsidRDefault="00B72CC2" w:rsidP="00B72CC2">
      <w:pPr>
        <w:ind w:left="360"/>
      </w:pPr>
      <w:r>
        <w:t>Your goal is for each item to score well on the LBIDAT, whose complete text is included below.</w:t>
      </w:r>
    </w:p>
    <w:p w14:paraId="2F00BD28" w14:textId="77777777" w:rsidR="009059DD" w:rsidRPr="003010FB" w:rsidRDefault="009059DD" w:rsidP="009059DD">
      <w:pPr>
        <w:pStyle w:val="Level"/>
      </w:pPr>
      <w:bookmarkStart w:id="19" w:name="_Hlk212099907"/>
      <w:r w:rsidRPr="003010FB">
        <w:t xml:space="preserve">Level </w:t>
      </w:r>
      <w:r>
        <w:t>4</w:t>
      </w:r>
      <w:r w:rsidRPr="003010FB">
        <w:t>: Standard code, language of standard</w:t>
      </w:r>
      <w:r>
        <w:t>, 100+ word standard expansion</w:t>
      </w:r>
    </w:p>
    <w:bookmarkEnd w:id="19"/>
    <w:p w14:paraId="705329D5" w14:textId="173B6BC3" w:rsidR="007824F7" w:rsidRDefault="007824F7" w:rsidP="007824F7">
      <w:pPr>
        <w:pStyle w:val="Tier"/>
      </w:pPr>
      <w:r>
        <w:t xml:space="preserve">Tier </w:t>
      </w:r>
      <w:r w:rsidR="009059DD">
        <w:t>4</w:t>
      </w:r>
      <w:r>
        <w:t>a)</w:t>
      </w:r>
    </w:p>
    <w:p w14:paraId="51B2202D" w14:textId="0369F21C" w:rsidR="00282FB4" w:rsidRDefault="000D7293" w:rsidP="006F3313">
      <w:pPr>
        <w:ind w:left="360"/>
        <w:rPr>
          <w:ins w:id="20" w:author="Alexander Hoffman" w:date="2025-10-31T12:50:00Z" w16du:dateUtc="2025-10-31T16:50:00Z"/>
        </w:rPr>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RL.8.1</w:t>
      </w:r>
      <w:r w:rsidR="00282FB4">
        <w:t>,</w:t>
      </w:r>
      <w:r w:rsidR="00282FB4" w:rsidRPr="00322017">
        <w:t xml:space="preserve"> </w:t>
      </w:r>
      <w:r w:rsidR="00282FB4">
        <w:t>‘</w:t>
      </w:r>
      <w:r w:rsidR="00282FB4" w:rsidRPr="00322017">
        <w:t>Cite the textual evidence that most strongly supports an analysis of what the text says explicitly as well as inferences drawn from the text</w:t>
      </w:r>
      <w:r w:rsidR="00282FB4">
        <w:t xml:space="preserve">,’ using the following literary passage. That standard means, </w:t>
      </w:r>
      <w:bookmarkStart w:id="21" w:name="_Hlk214460998"/>
      <w:r w:rsidR="00282FB4">
        <w:t>“</w:t>
      </w:r>
      <w:r w:rsidR="00282FB4" w:rsidRPr="00282FB4">
        <w:t xml:space="preserve">While there are many skills involved in making sense </w:t>
      </w:r>
      <w:ins w:id="22" w:author="Alexander Hoffman" w:date="2025-10-24T08:16:00Z" w16du:dateUtc="2025-10-24T12:16:00Z">
        <w:r w:rsidR="00B521A0">
          <w:t xml:space="preserve">of </w:t>
        </w:r>
      </w:ins>
      <w:r w:rsidR="00282FB4" w:rsidRPr="00282FB4">
        <w:t xml:space="preserve">and interpreting </w:t>
      </w:r>
      <w:del w:id="23" w:author="Alexander Hoffman" w:date="2025-10-24T08:16:00Z" w16du:dateUtc="2025-10-24T12:16:00Z">
        <w:r w:rsidR="00282FB4" w:rsidRPr="00282FB4" w:rsidDel="00B521A0">
          <w:delText xml:space="preserve">and making sense of </w:delText>
        </w:r>
      </w:del>
      <w:r w:rsidR="00282FB4" w:rsidRPr="00282FB4">
        <w:t>literary text</w:t>
      </w:r>
      <w:ins w:id="24" w:author="Alexander Hoffman" w:date="2025-10-24T08:16:00Z" w16du:dateUtc="2025-10-24T12:16:00Z">
        <w:r w:rsidR="00B521A0">
          <w:t>s</w:t>
        </w:r>
      </w:ins>
      <w:r w:rsidR="00282FB4" w:rsidRPr="00282FB4">
        <w:t xml:space="preserve">, close reading depends on conscious recognition of what a text actually says—either explicitly or implicitly—and how the reader has come to that </w:t>
      </w:r>
      <w:del w:id="25" w:author="Alexander Hoffman" w:date="2025-10-31T12:52:00Z" w16du:dateUtc="2025-10-31T16:52:00Z">
        <w:r w:rsidR="00282FB4" w:rsidRPr="00282FB4" w:rsidDel="007038C1">
          <w:delText>conclusion</w:delText>
        </w:r>
      </w:del>
      <w:ins w:id="26" w:author="Alexander Hoffman" w:date="2025-10-31T12:52:00Z" w16du:dateUtc="2025-10-31T16:52:00Z">
        <w:r w:rsidR="007038C1">
          <w:t>understanding</w:t>
        </w:r>
      </w:ins>
      <w:r w:rsidR="00282FB4" w:rsidRPr="00282FB4">
        <w:t xml:space="preserve">. That is, the reader must be aware of their own thinking about the meaning of a text and the textual basis for those thoughts—recognizing exactly what in a text may lead a reader to their </w:t>
      </w:r>
      <w:del w:id="27" w:author="Alexander Hoffman" w:date="2025-10-31T12:53:00Z" w16du:dateUtc="2025-10-31T16:53:00Z">
        <w:r w:rsidR="00282FB4" w:rsidRPr="00282FB4" w:rsidDel="007038C1">
          <w:delText xml:space="preserve">conclusions </w:delText>
        </w:r>
      </w:del>
      <w:ins w:id="28" w:author="Alexander Hoffman" w:date="2025-10-31T12:53:00Z" w16du:dateUtc="2025-10-31T16:53:00Z">
        <w:r w:rsidR="007038C1">
          <w:t>interpretations</w:t>
        </w:r>
        <w:r w:rsidR="007038C1" w:rsidRPr="00282FB4">
          <w:t xml:space="preserve"> </w:t>
        </w:r>
      </w:ins>
      <w:r w:rsidR="00282FB4" w:rsidRPr="00282FB4">
        <w:t xml:space="preserve">and what might constitute the best </w:t>
      </w:r>
      <w:del w:id="29" w:author="Alexander Hoffman" w:date="2025-10-31T12:53:00Z" w16du:dateUtc="2025-10-31T16:53:00Z">
        <w:r w:rsidR="00282FB4" w:rsidRPr="00282FB4" w:rsidDel="007038C1">
          <w:delText>basis</w:delText>
        </w:r>
      </w:del>
      <w:ins w:id="30" w:author="Alexander Hoffman" w:date="2025-10-31T12:53:00Z" w16du:dateUtc="2025-10-31T16:53:00Z">
        <w:r w:rsidR="007038C1">
          <w:t>textual evidence</w:t>
        </w:r>
      </w:ins>
      <w:del w:id="31" w:author="Alexander Hoffman" w:date="2025-10-31T12:53:00Z" w16du:dateUtc="2025-10-31T16:53:00Z">
        <w:r w:rsidR="00282FB4" w:rsidRPr="00282FB4" w:rsidDel="007038C1">
          <w:delText xml:space="preserve"> </w:delText>
        </w:r>
      </w:del>
      <w:ins w:id="32" w:author="Alexander Hoffman" w:date="2025-10-31T12:53:00Z" w16du:dateUtc="2025-10-31T16:53:00Z">
        <w:r w:rsidR="007038C1" w:rsidRPr="00282FB4">
          <w:t xml:space="preserve"> </w:t>
        </w:r>
      </w:ins>
      <w:r w:rsidR="00282FB4" w:rsidRPr="00282FB4">
        <w:t>for them. While this most naturally requires te</w:t>
      </w:r>
      <w:ins w:id="33" w:author="Alexander Hoffman" w:date="2025-10-31T12:53:00Z" w16du:dateUtc="2025-10-31T16:53:00Z">
        <w:r w:rsidR="007038C1">
          <w:t>s</w:t>
        </w:r>
      </w:ins>
      <w:del w:id="34" w:author="Alexander Hoffman" w:date="2025-10-31T12:53:00Z" w16du:dateUtc="2025-10-31T16:53:00Z">
        <w:r w:rsidR="00282FB4" w:rsidRPr="00282FB4" w:rsidDel="007038C1">
          <w:delText>x</w:delText>
        </w:r>
      </w:del>
      <w:r w:rsidR="00282FB4" w:rsidRPr="00282FB4">
        <w:t xml:space="preserve">t takers to be aware of their own conclusions and their bases, in a testing context we supply them with a particular </w:t>
      </w:r>
      <w:del w:id="35" w:author="Alexander Hoffman" w:date="2025-10-31T12:54:00Z" w16du:dateUtc="2025-10-31T16:54:00Z">
        <w:r w:rsidR="00282FB4" w:rsidRPr="00282FB4" w:rsidDel="007038C1">
          <w:delText xml:space="preserve">conclusion </w:delText>
        </w:r>
      </w:del>
      <w:ins w:id="36" w:author="Alexander Hoffman" w:date="2025-10-31T12:54:00Z" w16du:dateUtc="2025-10-31T16:54:00Z">
        <w:r w:rsidR="007038C1">
          <w:t>idea</w:t>
        </w:r>
        <w:r w:rsidR="007038C1" w:rsidRPr="00282FB4">
          <w:t xml:space="preserve"> </w:t>
        </w:r>
      </w:ins>
      <w:r w:rsidR="00282FB4" w:rsidRPr="00282FB4">
        <w:t xml:space="preserve">about what a text says explicitly or implicitly, and ask test takers to </w:t>
      </w:r>
      <w:r w:rsidR="00282FB4" w:rsidRPr="00282FB4">
        <w:lastRenderedPageBreak/>
        <w:t xml:space="preserve">identify the single best </w:t>
      </w:r>
      <w:ins w:id="37" w:author="Alexander Hoffman" w:date="2025-10-31T12:55:00Z" w16du:dateUtc="2025-10-31T16:55:00Z">
        <w:r w:rsidR="001F6EF9">
          <w:t xml:space="preserve">textual </w:t>
        </w:r>
      </w:ins>
      <w:r w:rsidR="00282FB4" w:rsidRPr="00282FB4">
        <w:t xml:space="preserve">support for that </w:t>
      </w:r>
      <w:del w:id="38" w:author="Alexander Hoffman" w:date="2025-10-31T12:55:00Z" w16du:dateUtc="2025-10-31T16:55:00Z">
        <w:r w:rsidR="00282FB4" w:rsidRPr="00282FB4" w:rsidDel="007038C1">
          <w:delText xml:space="preserve">conclusion </w:delText>
        </w:r>
      </w:del>
      <w:ins w:id="39" w:author="Alexander Hoffman" w:date="2025-10-31T12:55:00Z" w16du:dateUtc="2025-10-31T16:55:00Z">
        <w:r w:rsidR="007038C1">
          <w:t>idea</w:t>
        </w:r>
        <w:r w:rsidR="007038C1" w:rsidRPr="00282FB4">
          <w:t xml:space="preserve"> </w:t>
        </w:r>
      </w:ins>
      <w:r w:rsidR="00282FB4" w:rsidRPr="00282FB4">
        <w:t>that exists in the text or select from different proffered candidates that might be the best support.</w:t>
      </w:r>
      <w:r w:rsidR="00282FB4">
        <w:t>”</w:t>
      </w:r>
      <w:bookmarkEnd w:id="21"/>
    </w:p>
    <w:p w14:paraId="4F20E37D" w14:textId="77777777" w:rsidR="007038C1" w:rsidRDefault="007038C1" w:rsidP="006F3313">
      <w:pPr>
        <w:ind w:left="360"/>
        <w:rPr>
          <w:ins w:id="40" w:author="Alexander Hoffman" w:date="2025-10-31T12:50:00Z" w16du:dateUtc="2025-10-31T16:50:00Z"/>
        </w:rPr>
      </w:pPr>
    </w:p>
    <w:p w14:paraId="424E0DCE" w14:textId="363309AC" w:rsidR="007038C1" w:rsidRDefault="007038C1" w:rsidP="006F3313">
      <w:pPr>
        <w:ind w:left="360"/>
      </w:pPr>
      <w:ins w:id="41" w:author="Alexander Hoffman" w:date="2025-10-31T12:50:00Z" w16du:dateUtc="2025-10-31T16:50:00Z">
        <w:r>
          <w:t xml:space="preserve">“Given a text passage and a particular idea about what a literary text either </w:t>
        </w:r>
        <w:proofErr w:type="spellStart"/>
        <w:r>
          <w:t>i</w:t>
        </w:r>
        <w:proofErr w:type="spellEnd"/>
        <w:r>
          <w:t>) explicitly says or ii) implies, the test taker must cite some single specific excerpt from the text that is the best support that can be found in the text for that particular. The supplied conclusion need not be about the main point or most significant implication of the passage.”</w:t>
        </w:r>
      </w:ins>
    </w:p>
    <w:p w14:paraId="6CF114B6" w14:textId="77777777" w:rsidR="00B72CC2" w:rsidRDefault="00B72CC2" w:rsidP="006F3313">
      <w:pPr>
        <w:ind w:left="360"/>
      </w:pPr>
    </w:p>
    <w:p w14:paraId="4AA380D6" w14:textId="77777777" w:rsidR="00B72CC2" w:rsidRDefault="00B72CC2" w:rsidP="00B72CC2">
      <w:pPr>
        <w:ind w:left="360"/>
      </w:pPr>
      <w:r>
        <w:t>·      The key (</w:t>
      </w:r>
      <w:proofErr w:type="spellStart"/>
      <w:r>
        <w:t>i.e</w:t>
      </w:r>
      <w:proofErr w:type="spellEnd"/>
      <w:r>
        <w:t>, the correct answer option] should be marked with an “*”.</w:t>
      </w:r>
    </w:p>
    <w:p w14:paraId="7D927698" w14:textId="77777777" w:rsidR="00B72CC2" w:rsidRDefault="00B72CC2" w:rsidP="00B72CC2">
      <w:pPr>
        <w:ind w:left="360"/>
      </w:pPr>
      <w:r>
        <w:t>·      Please include rationales for each answer option that lay out the steps or reasoning that would lead to each response.</w:t>
      </w:r>
    </w:p>
    <w:p w14:paraId="76DC91C9" w14:textId="77777777" w:rsidR="00B72CC2" w:rsidRDefault="00B72CC2" w:rsidP="00B72CC2">
      <w:pPr>
        <w:ind w:left="360"/>
      </w:pPr>
      <w:r>
        <w:t>·      If you revise the item, please make sure to include the full final version at the end.</w:t>
      </w:r>
    </w:p>
    <w:p w14:paraId="0792A97F" w14:textId="238BADE4" w:rsidR="007824F7" w:rsidRDefault="007824F7" w:rsidP="007824F7">
      <w:pPr>
        <w:pStyle w:val="Tier"/>
      </w:pPr>
      <w:r>
        <w:t xml:space="preserve">Tier </w:t>
      </w:r>
      <w:r w:rsidR="009059DD">
        <w:t>4</w:t>
      </w:r>
      <w:r>
        <w:t>b)</w:t>
      </w:r>
    </w:p>
    <w:p w14:paraId="4CF7C84B" w14:textId="56EAD663" w:rsidR="00282FB4" w:rsidRDefault="000D7293" w:rsidP="006F3313">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282FB4" w:rsidRPr="00322017">
        <w:t>RL.8.1</w:t>
      </w:r>
      <w:r w:rsidR="00282FB4">
        <w:t>,</w:t>
      </w:r>
      <w:r w:rsidR="00282FB4" w:rsidRPr="00322017">
        <w:t xml:space="preserve"> </w:t>
      </w:r>
      <w:r w:rsidR="00282FB4">
        <w:t>‘</w:t>
      </w:r>
      <w:r w:rsidR="00282FB4" w:rsidRPr="00322017">
        <w:t>Cite the textual evidence that most strongly supports an analysis of what the text says explicitly as well as inferences drawn from the text</w:t>
      </w:r>
      <w:r w:rsidR="00282FB4">
        <w:t>,’ using the following literary passage. That standard means, “</w:t>
      </w:r>
      <w:r w:rsidR="00282FB4" w:rsidRPr="00282FB4">
        <w:t xml:space="preserve">While there are many skills involved in making sense </w:t>
      </w:r>
      <w:ins w:id="42" w:author="Alexander Hoffman" w:date="2025-10-24T08:16:00Z" w16du:dateUtc="2025-10-24T12:16:00Z">
        <w:r w:rsidR="001E1EF4">
          <w:t xml:space="preserve">of </w:t>
        </w:r>
      </w:ins>
      <w:r w:rsidR="00282FB4" w:rsidRPr="00282FB4">
        <w:t xml:space="preserve">and interpreting </w:t>
      </w:r>
      <w:del w:id="43" w:author="Alexander Hoffman" w:date="2025-10-24T08:16:00Z" w16du:dateUtc="2025-10-24T12:16:00Z">
        <w:r w:rsidR="00282FB4" w:rsidRPr="00282FB4" w:rsidDel="001E1EF4">
          <w:delText xml:space="preserve">and making sense of </w:delText>
        </w:r>
      </w:del>
      <w:r w:rsidR="00282FB4" w:rsidRPr="00282FB4">
        <w:t>literary text</w:t>
      </w:r>
      <w:ins w:id="44" w:author="Alexander Hoffman" w:date="2025-10-24T08:16:00Z" w16du:dateUtc="2025-10-24T12:16:00Z">
        <w:r w:rsidR="001E1EF4">
          <w:t>s</w:t>
        </w:r>
      </w:ins>
      <w:r w:rsidR="00282FB4" w:rsidRPr="00282FB4">
        <w:t>, close reading depends on conscious recognition of what a text actually says—either explicitly or implicitly—and how the reader has come to that conclusion. That is, the reader must be aware of their own thinking about the meaning of a text and the textual basis for those thoughts—recognizing exactly what in a text may lead a reader to their conclusions and what might constitute the best basis for them. While this most naturally requires text takers to be aware of their own conclusions and their bases, in a testing context we supply them with a particular conclusion about what a text says explicitly or implicitly, and ask test takers to identify the single best support for that conclusion that exists in the text or select from different proffered candidates that might be the best support.</w:t>
      </w:r>
      <w:r w:rsidR="00282FB4">
        <w:t>” You should write an item that scores well on the LBIDAT, which is detailed below.</w:t>
      </w:r>
    </w:p>
    <w:p w14:paraId="4437F9D6" w14:textId="77777777" w:rsidR="00B72CC2" w:rsidRDefault="00B72CC2" w:rsidP="00B72CC2">
      <w:pPr>
        <w:ind w:left="360"/>
      </w:pPr>
      <w:bookmarkStart w:id="45" w:name="_Hlk212099949"/>
    </w:p>
    <w:p w14:paraId="77B48C0A" w14:textId="0920A3C9" w:rsidR="00B72CC2" w:rsidRDefault="00B72CC2" w:rsidP="00B72CC2">
      <w:pPr>
        <w:ind w:left="360"/>
      </w:pPr>
      <w:r>
        <w:t>·      The key (</w:t>
      </w:r>
      <w:proofErr w:type="spellStart"/>
      <w:r>
        <w:t>i.e</w:t>
      </w:r>
      <w:proofErr w:type="spellEnd"/>
      <w:r>
        <w:t>, the correct answer option] should be marked with an “*”.</w:t>
      </w:r>
    </w:p>
    <w:p w14:paraId="646D5A7C" w14:textId="77777777" w:rsidR="00B72CC2" w:rsidRDefault="00B72CC2" w:rsidP="00B72CC2">
      <w:pPr>
        <w:ind w:left="360"/>
      </w:pPr>
      <w:r>
        <w:t>·      Please include rationales for each answer option that lay out the steps or reasoning that would lead to each response.</w:t>
      </w:r>
    </w:p>
    <w:p w14:paraId="523534D1" w14:textId="77777777" w:rsidR="00B72CC2" w:rsidRDefault="00B72CC2" w:rsidP="00B72CC2">
      <w:pPr>
        <w:ind w:left="360"/>
      </w:pPr>
      <w:r>
        <w:t>·      If you revise the item, please make sure to include the full final version at the end.</w:t>
      </w:r>
    </w:p>
    <w:p w14:paraId="5E3813BC" w14:textId="77777777" w:rsidR="00B72CC2" w:rsidRDefault="00B72CC2" w:rsidP="00B72CC2">
      <w:pPr>
        <w:ind w:left="360"/>
      </w:pPr>
    </w:p>
    <w:p w14:paraId="2859FD06" w14:textId="77777777" w:rsidR="00B72CC2" w:rsidRDefault="00B72CC2" w:rsidP="00B72CC2">
      <w:pPr>
        <w:ind w:left="360"/>
      </w:pPr>
      <w:r>
        <w:t>Your goal is for each item to score well on the LBIDAT, whose complete text is included below.</w:t>
      </w:r>
    </w:p>
    <w:p w14:paraId="081F2C64" w14:textId="77777777" w:rsidR="00947634" w:rsidRPr="003010FB" w:rsidRDefault="00947634" w:rsidP="00947634">
      <w:pPr>
        <w:pStyle w:val="Level"/>
      </w:pPr>
      <w:r w:rsidRPr="003010FB">
        <w:lastRenderedPageBreak/>
        <w:t>Level</w:t>
      </w:r>
      <w:r>
        <w:t xml:space="preserve"> 5</w:t>
      </w:r>
      <w:r w:rsidRPr="003010FB">
        <w:t>: Standard code, language of standard</w:t>
      </w:r>
      <w:r>
        <w:t>, 100+ word standard expansion, 50-75 word standard exclusions</w:t>
      </w:r>
    </w:p>
    <w:bookmarkEnd w:id="45"/>
    <w:p w14:paraId="2EF6B8C5" w14:textId="77777777" w:rsidR="00947634" w:rsidRDefault="00947634" w:rsidP="00947634">
      <w:pPr>
        <w:pStyle w:val="Tier"/>
      </w:pPr>
      <w:r>
        <w:t xml:space="preserve">Tier 5a) </w:t>
      </w:r>
    </w:p>
    <w:p w14:paraId="3021A072" w14:textId="725FBA28" w:rsidR="00885806" w:rsidRDefault="00144903" w:rsidP="00947634">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885806" w:rsidRPr="00322017">
        <w:t>RL.8.1</w:t>
      </w:r>
      <w:r w:rsidR="00885806">
        <w:t>,</w:t>
      </w:r>
      <w:r w:rsidR="00885806" w:rsidRPr="00322017">
        <w:t xml:space="preserve"> </w:t>
      </w:r>
      <w:r w:rsidR="00885806">
        <w:t>‘</w:t>
      </w:r>
      <w:r w:rsidR="00885806" w:rsidRPr="00322017">
        <w:t>Cite the textual evidence that most strongly supports an analysis of what the text says explicitly as well as inferences drawn from the text</w:t>
      </w:r>
      <w:r w:rsidR="00885806">
        <w:t>,’ using the following literary passage. That standard means, “</w:t>
      </w:r>
      <w:r w:rsidR="00885806" w:rsidRPr="00282FB4">
        <w:t>While there are many skills involved in making sense and interpreting and making sense of literary text, close reading depends on conscious recognition of what a text actually says—either explicitly or implicitly—and how the reader has come to that conclusion. That is, the reader must be aware of their own thinking about the meaning of a text and the textual basis for those thoughts—recognizing exactly what in a text may lead a reader to their conclusions and what might constitute the best basis for them. While this most naturally requires text takers to be aware of their own conclusions and their bases, in a testing context we supply them with a particular conclusion about what a text says explicitly or implicitly, and ask test takers to identify the single best support for that conclusion that exists in the text or select from different proffered candidates that might be the best support.</w:t>
      </w:r>
      <w:r w:rsidR="00885806">
        <w:t xml:space="preserve">” </w:t>
      </w:r>
      <w:bookmarkStart w:id="46" w:name="OLE_LINK12"/>
      <w:r w:rsidR="00885806">
        <w:t>However, t</w:t>
      </w:r>
      <w:r w:rsidR="00885806" w:rsidRPr="00282FB4">
        <w:t xml:space="preserve">est takers should not be asked to draw their own conclusion about what a text says explicitly or to draw any inferences from the passage, themselves. They should not be asked whether evidence exists to support </w:t>
      </w:r>
      <w:ins w:id="47" w:author="Alexander Hoffman" w:date="2025-10-31T12:59:00Z" w16du:dateUtc="2025-10-31T16:59:00Z">
        <w:r w:rsidR="005961A7">
          <w:t>a</w:t>
        </w:r>
      </w:ins>
      <w:ins w:id="48" w:author="Alexander Hoffman" w:date="2025-10-31T12:58:00Z" w16du:dateUtc="2025-10-31T16:58:00Z">
        <w:r w:rsidR="005961A7">
          <w:t xml:space="preserve">n idea </w:t>
        </w:r>
      </w:ins>
      <w:del w:id="49" w:author="Alexander Hoffman" w:date="2025-10-31T12:58:00Z" w16du:dateUtc="2025-10-31T16:58:00Z">
        <w:r w:rsidR="00885806" w:rsidRPr="00282FB4" w:rsidDel="005961A7">
          <w:delText xml:space="preserve">a conclusion </w:delText>
        </w:r>
      </w:del>
      <w:r w:rsidR="00885806" w:rsidRPr="00282FB4">
        <w:t>about what a text says (i.e., whether a</w:t>
      </w:r>
      <w:ins w:id="50" w:author="Alexander Hoffman" w:date="2025-10-31T12:59:00Z" w16du:dateUtc="2025-10-31T16:59:00Z">
        <w:r w:rsidR="005961A7">
          <w:t>n idea</w:t>
        </w:r>
      </w:ins>
      <w:del w:id="51" w:author="Alexander Hoffman" w:date="2025-10-31T12:59:00Z" w16du:dateUtc="2025-10-31T16:59:00Z">
        <w:r w:rsidR="00885806" w:rsidRPr="00282FB4" w:rsidDel="005961A7">
          <w:delText xml:space="preserve"> conclusion</w:delText>
        </w:r>
      </w:del>
      <w:r w:rsidR="00885806" w:rsidRPr="00282FB4">
        <w:t xml:space="preserve"> is accurate). They should not be asked for their opinion about the meaning of the passage or any excerpt thereof.</w:t>
      </w:r>
      <w:bookmarkEnd w:id="46"/>
    </w:p>
    <w:p w14:paraId="4E1B5171" w14:textId="77777777" w:rsidR="00B72CC2" w:rsidRDefault="00B72CC2" w:rsidP="00947634">
      <w:pPr>
        <w:ind w:left="360"/>
      </w:pPr>
    </w:p>
    <w:p w14:paraId="440B6422" w14:textId="77777777" w:rsidR="00B72CC2" w:rsidRDefault="00B72CC2" w:rsidP="00B72CC2">
      <w:pPr>
        <w:ind w:left="360"/>
      </w:pPr>
      <w:r>
        <w:t>·      The key (</w:t>
      </w:r>
      <w:proofErr w:type="spellStart"/>
      <w:r>
        <w:t>i.e</w:t>
      </w:r>
      <w:proofErr w:type="spellEnd"/>
      <w:r>
        <w:t>, the correct answer option] should be marked with an “*”.</w:t>
      </w:r>
    </w:p>
    <w:p w14:paraId="040D455F" w14:textId="77777777" w:rsidR="00B72CC2" w:rsidRDefault="00B72CC2" w:rsidP="00B72CC2">
      <w:pPr>
        <w:ind w:left="360"/>
      </w:pPr>
      <w:r>
        <w:t>·      Please include rationales for each answer option that lay out the steps or reasoning that would lead to each response.</w:t>
      </w:r>
    </w:p>
    <w:p w14:paraId="0C2AF8E6" w14:textId="77777777" w:rsidR="00B72CC2" w:rsidRDefault="00B72CC2" w:rsidP="00B72CC2">
      <w:pPr>
        <w:ind w:left="360"/>
      </w:pPr>
      <w:r>
        <w:t>·      If you revise the item, please make sure to include the full final version at the end.</w:t>
      </w:r>
    </w:p>
    <w:p w14:paraId="11A875EE" w14:textId="77777777" w:rsidR="00947634" w:rsidRDefault="00947634" w:rsidP="00947634">
      <w:pPr>
        <w:pStyle w:val="Tier"/>
      </w:pPr>
      <w:r>
        <w:t xml:space="preserve">Tier 5b) </w:t>
      </w:r>
    </w:p>
    <w:p w14:paraId="6DA4255A" w14:textId="2C2E2034" w:rsidR="00885806" w:rsidRDefault="00144903" w:rsidP="00947634">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885806" w:rsidRPr="00322017">
        <w:t>RL.8.1</w:t>
      </w:r>
      <w:r w:rsidR="00885806">
        <w:t>,</w:t>
      </w:r>
      <w:r w:rsidR="00885806" w:rsidRPr="00322017">
        <w:t xml:space="preserve"> </w:t>
      </w:r>
      <w:r w:rsidR="00885806">
        <w:t>‘</w:t>
      </w:r>
      <w:r w:rsidR="00885806" w:rsidRPr="00322017">
        <w:t>Cite the textual evidence that most strongly supports an analysis of what the text says explicitly as well as inferences drawn from the text</w:t>
      </w:r>
      <w:r w:rsidR="00885806">
        <w:t>,’ using the following literary passage. That standard means, “</w:t>
      </w:r>
      <w:r w:rsidR="00885806" w:rsidRPr="00282FB4">
        <w:t xml:space="preserve">While there are many skills involved in making sense and interpreting and making sense of literary text, close reading depends on conscious recognition of what a text actually says—either explicitly or implicitly—and how the reader has come to that conclusion. That is, the reader must be aware of their own thinking about the meaning of a text and the textual basis for those thoughts—recognizing exactly what in a text may lead a reader to their conclusions and what might constitute the best basis for them. While this most naturally requires text takers to be aware of their own conclusions and their bases, in a testing context we supply them with a particular conclusion about what a text says explicitly or implicitly, and ask test takers to identify the single best support for that conclusion that exists in the text or select </w:t>
      </w:r>
      <w:r w:rsidR="00885806" w:rsidRPr="00282FB4">
        <w:lastRenderedPageBreak/>
        <w:t>from different proffered candidates that might be the best support.</w:t>
      </w:r>
      <w:r w:rsidR="00885806">
        <w:t xml:space="preserve">” However, </w:t>
      </w:r>
      <w:bookmarkStart w:id="52" w:name="OLE_LINK5"/>
      <w:r w:rsidR="00885806">
        <w:t>t</w:t>
      </w:r>
      <w:r w:rsidR="00885806" w:rsidRPr="00282FB4">
        <w:t>est takers should not be asked to draw their own conclusion about what a text says explicitly or to draw any inferences from the passage, themselves. They should not be asked whether evidence exists to support a conclusion about what a text says (i.e., whether a conclusion is accurate). They should not be asked for their opinion about the meaning of the passage or any excerpt thereof.</w:t>
      </w:r>
      <w:bookmarkEnd w:id="52"/>
      <w:r w:rsidR="00885806">
        <w:t xml:space="preserve"> You should write an item that scores well on the LBIDAT, which is detailed below.</w:t>
      </w:r>
    </w:p>
    <w:p w14:paraId="582AEFAE" w14:textId="77777777" w:rsidR="00E53E9D" w:rsidRDefault="00E53E9D" w:rsidP="00947634">
      <w:pPr>
        <w:ind w:left="360"/>
      </w:pPr>
    </w:p>
    <w:p w14:paraId="043B9FFD" w14:textId="77777777" w:rsidR="00E53E9D" w:rsidRDefault="00E53E9D" w:rsidP="00E53E9D">
      <w:pPr>
        <w:ind w:left="360"/>
      </w:pPr>
      <w:r>
        <w:t>·      The key (</w:t>
      </w:r>
      <w:proofErr w:type="spellStart"/>
      <w:r>
        <w:t>i.e</w:t>
      </w:r>
      <w:proofErr w:type="spellEnd"/>
      <w:r>
        <w:t>, the correct answer option] should be marked with an “*”.</w:t>
      </w:r>
    </w:p>
    <w:p w14:paraId="7E756F38" w14:textId="77777777" w:rsidR="00E53E9D" w:rsidRDefault="00E53E9D" w:rsidP="00E53E9D">
      <w:pPr>
        <w:ind w:left="360"/>
      </w:pPr>
      <w:r>
        <w:t>·      Please include rationales for each answer option that lay out the steps or reasoning that would lead to each response.</w:t>
      </w:r>
    </w:p>
    <w:p w14:paraId="7A38AE07" w14:textId="77777777" w:rsidR="00E53E9D" w:rsidRDefault="00E53E9D" w:rsidP="00E53E9D">
      <w:pPr>
        <w:ind w:left="360"/>
      </w:pPr>
      <w:r>
        <w:t>·      If you revise the item, please make sure to include the full final version at the end.</w:t>
      </w:r>
    </w:p>
    <w:p w14:paraId="6B7937F4" w14:textId="77777777" w:rsidR="00E53E9D" w:rsidRDefault="00E53E9D" w:rsidP="00E53E9D">
      <w:pPr>
        <w:ind w:left="360"/>
      </w:pPr>
    </w:p>
    <w:p w14:paraId="7B6CF132" w14:textId="76629C27" w:rsidR="00E53E9D" w:rsidRDefault="00E53E9D" w:rsidP="00E53E9D">
      <w:pPr>
        <w:ind w:left="360"/>
      </w:pPr>
      <w:r>
        <w:t>Your goal is for each item to score well on the LBIDAT, whose complete text is included below.</w:t>
      </w:r>
    </w:p>
    <w:p w14:paraId="47581180" w14:textId="77777777" w:rsidR="00947634" w:rsidRPr="003010FB" w:rsidRDefault="00947634" w:rsidP="00947634">
      <w:pPr>
        <w:pStyle w:val="Level"/>
      </w:pPr>
      <w:bookmarkStart w:id="53" w:name="_Hlk212099966"/>
      <w:r w:rsidRPr="003010FB">
        <w:t>Level</w:t>
      </w:r>
      <w:r>
        <w:t xml:space="preserve"> 6</w:t>
      </w:r>
      <w:r w:rsidRPr="003010FB">
        <w:t>: Standard code, language of standard</w:t>
      </w:r>
      <w:r>
        <w:t>, 100+ word standard expansion, 100+ word standard exclusions</w:t>
      </w:r>
    </w:p>
    <w:bookmarkEnd w:id="53"/>
    <w:p w14:paraId="18A43890" w14:textId="77777777" w:rsidR="00947634" w:rsidRDefault="00947634" w:rsidP="00947634">
      <w:pPr>
        <w:pStyle w:val="Tier"/>
      </w:pPr>
      <w:r>
        <w:t>Tier 6a)</w:t>
      </w:r>
    </w:p>
    <w:p w14:paraId="1B278EB5" w14:textId="03A0BC8C" w:rsidR="00885806" w:rsidRDefault="00144903" w:rsidP="00947634">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r w:rsidR="00885806" w:rsidRPr="00322017">
        <w:t>RL.8.1</w:t>
      </w:r>
      <w:r w:rsidR="00885806">
        <w:t>,</w:t>
      </w:r>
      <w:r w:rsidR="00885806" w:rsidRPr="00322017">
        <w:t xml:space="preserve"> </w:t>
      </w:r>
      <w:r w:rsidR="00885806">
        <w:t>‘</w:t>
      </w:r>
      <w:r w:rsidR="00885806" w:rsidRPr="00322017">
        <w:t>Cite the textual evidence that most strongly supports an analysis of what the text says explicitly as well as inferences drawn from the text</w:t>
      </w:r>
      <w:r w:rsidR="00885806">
        <w:t>,’ using the following literary passage. That standard means, “</w:t>
      </w:r>
      <w:r w:rsidR="00885806" w:rsidRPr="00282FB4">
        <w:t>While there are many skills involved in making sense and interpreting and making sense of literary text, close reading depends on conscious recognition of what a text actually says—either explicitly or implicitly—and how the reader has come to that conclusion. That is, the reader must be aware of their own thinking about the meaning of a text and the textual basis for those thoughts—recognizing exactly what in a text may lead a reader to their conclusions and what might constitute the best basis for them. While this most naturally requires text takers to be aware of their own conclusions and their bases, in a testing context we supply them with a particular conclusion about what a text says explicitly or implicitly, and ask test takers to identify the single best support for that conclusion that exists in the text or select from different proffered candidates that might be the best support.</w:t>
      </w:r>
      <w:r w:rsidR="00885806">
        <w:t>” However, t</w:t>
      </w:r>
      <w:r w:rsidR="00885806" w:rsidRPr="00885806">
        <w:t>his standard is not about making inferences or drawing conclusions, and therefore the test taker should not be asked to do either. It has nothing to do with opinions about a passage or its contents—neither the test taker’s nor anyone else’s—and therefore items should not include opinions about text. Items should not ask test takers to identify just *any* evidence that can be found in the text to support a</w:t>
      </w:r>
      <w:ins w:id="54" w:author="Alexander Hoffman" w:date="2025-10-31T13:04:00Z" w16du:dateUtc="2025-10-31T17:04:00Z">
        <w:r w:rsidR="004A6111">
          <w:t xml:space="preserve">n idea </w:t>
        </w:r>
      </w:ins>
      <w:del w:id="55" w:author="Alexander Hoffman" w:date="2025-10-31T13:04:00Z" w16du:dateUtc="2025-10-31T17:04:00Z">
        <w:r w:rsidR="00885806" w:rsidRPr="00885806" w:rsidDel="004A6111">
          <w:delText xml:space="preserve"> conclusion </w:delText>
        </w:r>
      </w:del>
      <w:r w:rsidR="00885806" w:rsidRPr="00885806">
        <w:t xml:space="preserve">about what the text says. They should not ask about the best case that one can build from the text to support </w:t>
      </w:r>
      <w:ins w:id="56" w:author="Alexander Hoffman" w:date="2025-10-31T13:05:00Z" w16du:dateUtc="2025-10-31T17:05:00Z">
        <w:r w:rsidR="004A6111">
          <w:t>what it says</w:t>
        </w:r>
      </w:ins>
      <w:del w:id="57" w:author="Alexander Hoffman" w:date="2025-10-31T13:05:00Z" w16du:dateUtc="2025-10-31T17:05:00Z">
        <w:r w:rsidR="00885806" w:rsidRPr="00885806" w:rsidDel="004A6111">
          <w:delText>a conclusion about what is says</w:delText>
        </w:r>
      </w:del>
      <w:r w:rsidR="00885806" w:rsidRPr="00885806">
        <w:t xml:space="preserve"> explicitly or implicitly.  They should not ask test takers to evaluate or build such cases out of multiple pieces of evidence. Items should not ask about whether a conclusion about what a text says is justified.</w:t>
      </w:r>
    </w:p>
    <w:p w14:paraId="527FB6A7" w14:textId="77777777" w:rsidR="006E039F" w:rsidRDefault="006E039F" w:rsidP="00947634">
      <w:pPr>
        <w:ind w:left="360"/>
      </w:pPr>
    </w:p>
    <w:p w14:paraId="12D2243F" w14:textId="77777777" w:rsidR="006E039F" w:rsidRDefault="006E039F" w:rsidP="006E039F">
      <w:pPr>
        <w:ind w:left="360"/>
      </w:pPr>
      <w:r>
        <w:t>·      The key (</w:t>
      </w:r>
      <w:proofErr w:type="spellStart"/>
      <w:r>
        <w:t>i.e</w:t>
      </w:r>
      <w:proofErr w:type="spellEnd"/>
      <w:r>
        <w:t>, the correct answer option] should be marked with an “*”.</w:t>
      </w:r>
    </w:p>
    <w:p w14:paraId="22C53CDC" w14:textId="77777777" w:rsidR="006E039F" w:rsidRDefault="006E039F" w:rsidP="006E039F">
      <w:pPr>
        <w:ind w:left="360"/>
      </w:pPr>
      <w:r>
        <w:lastRenderedPageBreak/>
        <w:t>·      Please include rationales for each answer option that lay out the steps or reasoning that would lead to each response.</w:t>
      </w:r>
    </w:p>
    <w:p w14:paraId="03BC91B4" w14:textId="77777777" w:rsidR="006E039F" w:rsidRDefault="006E039F" w:rsidP="006E039F">
      <w:pPr>
        <w:ind w:left="360"/>
      </w:pPr>
      <w:r>
        <w:t>·      If you revise the item, please make sure to include the full final version at the end.</w:t>
      </w:r>
    </w:p>
    <w:p w14:paraId="0BE8A4F8" w14:textId="77777777" w:rsidR="00947634" w:rsidRDefault="00947634" w:rsidP="00947634">
      <w:pPr>
        <w:pStyle w:val="Tier"/>
      </w:pPr>
      <w:r>
        <w:t>Tier 6b)</w:t>
      </w:r>
    </w:p>
    <w:p w14:paraId="579A7D29" w14:textId="51FAAF81" w:rsidR="00885806" w:rsidRDefault="00144903" w:rsidP="00885806">
      <w:pPr>
        <w:ind w:left="360"/>
      </w:pPr>
      <w:bookmarkStart w:id="58" w:name="_Hlk212102827"/>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w:t>
      </w:r>
      <w:bookmarkEnd w:id="58"/>
      <w:r w:rsidR="00885806" w:rsidRPr="00322017">
        <w:t>RL.8.1</w:t>
      </w:r>
      <w:r w:rsidR="00885806">
        <w:t>,</w:t>
      </w:r>
      <w:r w:rsidR="00885806" w:rsidRPr="00322017">
        <w:t xml:space="preserve"> </w:t>
      </w:r>
      <w:r w:rsidR="00885806">
        <w:t>‘</w:t>
      </w:r>
      <w:r w:rsidR="00885806" w:rsidRPr="00322017">
        <w:t>Cite the textual evidence that most strongly supports an analysis of what the text says explicitly as well as inferences drawn from the text</w:t>
      </w:r>
      <w:r w:rsidR="00885806">
        <w:t>,’ using the following literary passage. That standard means, “</w:t>
      </w:r>
      <w:r w:rsidR="00885806" w:rsidRPr="00282FB4">
        <w:t>While there are many skills involved in making sense and interpreting and making sense of literary text, close reading depends on conscious recognition of what a text actually says—either explicitly or implicitly—and how the reader has come to that conclusion. That is, the reader must be aware of their own thinking about the meaning of a text and the textual basis for those thoughts—recognizing exactly what in a text may lead a reader to their conclusions and what might constitute the best basis for them. While this most naturally requires text takers to be aware of their own conclusions and their bases, in a testing context we supply them with a particular conclusion about what a text says explicitly or implicitly, and ask test takers to identify the single best support for that conclusion that exists in the text or select from different proffered candidates that might be the best support.</w:t>
      </w:r>
      <w:r w:rsidR="00885806">
        <w:t>” However, t</w:t>
      </w:r>
      <w:r w:rsidR="00885806" w:rsidRPr="00885806">
        <w:t>his standard is not about making inferences or drawing conclusions, and therefore the test taker should not be asked to do either. It has nothing to do with opinions about a passage or its contents—neither the test taker’s nor anyone else’s—and therefore items should not include opinions about text. Items should not ask test takers to identify just *any* evidence that can be found in the text to support a conclusion about what the text says. They should not ask about the best case that one can build from the text to support a conclusion about what is says explicitly or implicitly.  They should not ask test takers to evaluate or build such cases out of multiple pieces of evidence. Items should not ask about whether a conclusion about what a text says is justified</w:t>
      </w:r>
      <w:r w:rsidR="00885806" w:rsidRPr="00282FB4">
        <w:t>.</w:t>
      </w:r>
      <w:r w:rsidR="00885806">
        <w:t xml:space="preserve"> You should write an item that scores well on the LBIDAT, which is detailed below.</w:t>
      </w:r>
    </w:p>
    <w:p w14:paraId="24ACE984" w14:textId="77777777" w:rsidR="006E039F" w:rsidRDefault="006E039F" w:rsidP="00885806">
      <w:pPr>
        <w:ind w:left="360"/>
      </w:pPr>
      <w:bookmarkStart w:id="59" w:name="_Hlk212102609"/>
    </w:p>
    <w:p w14:paraId="059D4163" w14:textId="77777777" w:rsidR="006E039F" w:rsidRDefault="006E039F" w:rsidP="006E039F">
      <w:pPr>
        <w:ind w:left="360"/>
      </w:pPr>
      <w:r>
        <w:t>·      The key (</w:t>
      </w:r>
      <w:proofErr w:type="spellStart"/>
      <w:r>
        <w:t>i.e</w:t>
      </w:r>
      <w:proofErr w:type="spellEnd"/>
      <w:r>
        <w:t>, the correct answer option] should be marked with an “*”.</w:t>
      </w:r>
    </w:p>
    <w:p w14:paraId="7CE22131" w14:textId="77777777" w:rsidR="006E039F" w:rsidRDefault="006E039F" w:rsidP="006E039F">
      <w:pPr>
        <w:ind w:left="360"/>
      </w:pPr>
      <w:r>
        <w:t>·      Please include rationales for each answer option that lay out the steps or reasoning that would lead to each response.</w:t>
      </w:r>
    </w:p>
    <w:p w14:paraId="0A2057C7" w14:textId="77777777" w:rsidR="006E039F" w:rsidRDefault="006E039F" w:rsidP="006E039F">
      <w:pPr>
        <w:ind w:left="360"/>
      </w:pPr>
      <w:r>
        <w:t>·      If you revise the item, please make sure to include the full final version at the end.</w:t>
      </w:r>
    </w:p>
    <w:p w14:paraId="15D43441" w14:textId="77777777" w:rsidR="006E039F" w:rsidRDefault="006E039F" w:rsidP="006E039F">
      <w:pPr>
        <w:ind w:left="360"/>
      </w:pPr>
    </w:p>
    <w:p w14:paraId="1324CB70" w14:textId="5FE2442D" w:rsidR="006E039F" w:rsidRDefault="006E039F" w:rsidP="006E039F">
      <w:pPr>
        <w:ind w:left="360"/>
      </w:pPr>
      <w:r>
        <w:t>Your goal is for each item to score well on the LBIDAT, whose complete text is included below.</w:t>
      </w:r>
    </w:p>
    <w:bookmarkEnd w:id="59"/>
    <w:p w14:paraId="73247B5E" w14:textId="77777777" w:rsidR="00947634" w:rsidRPr="003010FB" w:rsidRDefault="00947634" w:rsidP="00947634">
      <w:pPr>
        <w:pStyle w:val="Level"/>
      </w:pPr>
      <w:r w:rsidRPr="003010FB">
        <w:t>Level</w:t>
      </w:r>
      <w:r>
        <w:t xml:space="preserve"> 7</w:t>
      </w:r>
      <w:r w:rsidRPr="003010FB">
        <w:t>: Standard code, language of standard</w:t>
      </w:r>
      <w:r>
        <w:t>, 100+ word standard expansion, 100+ word standard exclusions, common mistakes/misunderstandings</w:t>
      </w:r>
    </w:p>
    <w:p w14:paraId="599DCCD8" w14:textId="77777777" w:rsidR="00947634" w:rsidRDefault="00947634" w:rsidP="00947634">
      <w:pPr>
        <w:ind w:left="360"/>
      </w:pPr>
    </w:p>
    <w:p w14:paraId="15C85283" w14:textId="77777777" w:rsidR="00947634" w:rsidRDefault="00947634" w:rsidP="00947634">
      <w:pPr>
        <w:pStyle w:val="Tier"/>
      </w:pPr>
      <w:r>
        <w:t>Tier 7a)</w:t>
      </w:r>
    </w:p>
    <w:p w14:paraId="41122F7A" w14:textId="3C90B34B" w:rsidR="00947634" w:rsidRDefault="009E3DB1" w:rsidP="00947634">
      <w:pPr>
        <w:ind w:left="360"/>
        <w:rPr>
          <w:ins w:id="60" w:author="Alexander Hoffman" w:date="2025-10-31T13:08:00Z" w16du:dateUtc="2025-10-31T17:08:00Z"/>
        </w:rPr>
      </w:pPr>
      <w:bookmarkStart w:id="61" w:name="OLE_LINK3"/>
      <w:ins w:id="62" w:author="Alexander Hoffman" w:date="2025-10-31T13:08:00Z" w16du:dateUtc="2025-10-31T17:08:00Z">
        <w:r>
          <w:t>Citing evidence th</w:t>
        </w:r>
      </w:ins>
      <w:ins w:id="63" w:author="Alexander Hoffman" w:date="2025-10-31T13:10:00Z" w16du:dateUtc="2025-10-31T17:10:00Z">
        <w:r>
          <w:t>a</w:t>
        </w:r>
      </w:ins>
      <w:ins w:id="64" w:author="Alexander Hoffman" w:date="2025-10-31T13:08:00Z" w16du:dateUtc="2025-10-31T17:08:00Z">
        <w:r>
          <w:t>t does not support</w:t>
        </w:r>
      </w:ins>
      <w:ins w:id="65" w:author="Alexander Hoffman" w:date="2025-10-31T13:11:00Z" w16du:dateUtc="2025-10-31T17:11:00Z">
        <w:r>
          <w:t xml:space="preserve"> (misreading the evidence)</w:t>
        </w:r>
      </w:ins>
    </w:p>
    <w:p w14:paraId="21D97CA8" w14:textId="030C7667" w:rsidR="009E3DB1" w:rsidRDefault="009E3DB1" w:rsidP="00947634">
      <w:pPr>
        <w:ind w:left="360"/>
        <w:rPr>
          <w:ins w:id="66" w:author="Alexander Hoffman" w:date="2025-10-31T13:08:00Z" w16du:dateUtc="2025-10-31T17:08:00Z"/>
        </w:rPr>
      </w:pPr>
      <w:ins w:id="67" w:author="Alexander Hoffman" w:date="2025-10-31T13:08:00Z" w16du:dateUtc="2025-10-31T17:08:00Z">
        <w:r>
          <w:lastRenderedPageBreak/>
          <w:t>Citing evidence that is not the best support</w:t>
        </w:r>
      </w:ins>
      <w:ins w:id="68" w:author="Alexander Hoffman" w:date="2025-10-31T13:11:00Z" w16du:dateUtc="2025-10-31T17:11:00Z">
        <w:r>
          <w:t xml:space="preserve"> (missing that there is clearly </w:t>
        </w:r>
      </w:ins>
      <w:ins w:id="69" w:author="Alexander Hoffman" w:date="2025-10-31T13:12:00Z" w16du:dateUtc="2025-10-31T17:12:00Z">
        <w:r>
          <w:t>superior evidence)</w:t>
        </w:r>
      </w:ins>
    </w:p>
    <w:bookmarkEnd w:id="61"/>
    <w:p w14:paraId="6DF39253" w14:textId="77777777" w:rsidR="009E3DB1" w:rsidRDefault="009E3DB1" w:rsidP="00947634">
      <w:pPr>
        <w:ind w:left="360"/>
      </w:pPr>
    </w:p>
    <w:p w14:paraId="71B42486" w14:textId="77777777" w:rsidR="00947634" w:rsidRDefault="00947634" w:rsidP="00947634">
      <w:pPr>
        <w:ind w:left="360"/>
      </w:pPr>
    </w:p>
    <w:p w14:paraId="26EA1447" w14:textId="77777777" w:rsidR="00947634" w:rsidRDefault="00947634" w:rsidP="00947634">
      <w:pPr>
        <w:ind w:left="360"/>
      </w:pPr>
    </w:p>
    <w:p w14:paraId="7D18BB56" w14:textId="03F92D0C" w:rsidR="00947634" w:rsidRDefault="00947634" w:rsidP="00947634">
      <w:pPr>
        <w:pStyle w:val="Tier"/>
      </w:pPr>
      <w:bookmarkStart w:id="70" w:name="_Hlk212102529"/>
      <w:r>
        <w:t xml:space="preserve">Tier </w:t>
      </w:r>
      <w:r w:rsidR="00E84793">
        <w:t>7b</w:t>
      </w:r>
      <w:r>
        <w:t>)</w:t>
      </w:r>
    </w:p>
    <w:bookmarkEnd w:id="70"/>
    <w:p w14:paraId="38D7C063" w14:textId="77777777" w:rsidR="00947634" w:rsidRDefault="00947634" w:rsidP="00947634">
      <w:pPr>
        <w:ind w:left="360"/>
      </w:pPr>
    </w:p>
    <w:p w14:paraId="47FC7041" w14:textId="77777777" w:rsidR="00947634" w:rsidRDefault="00947634" w:rsidP="00947634">
      <w:pPr>
        <w:ind w:left="360"/>
      </w:pPr>
    </w:p>
    <w:p w14:paraId="3A6B42BC" w14:textId="77777777" w:rsidR="00947634" w:rsidRDefault="00947634" w:rsidP="00947634">
      <w:pPr>
        <w:ind w:left="360"/>
      </w:pPr>
    </w:p>
    <w:p w14:paraId="5CC06BB4" w14:textId="77777777" w:rsidR="00885806" w:rsidRDefault="00885806" w:rsidP="00885806">
      <w:pPr>
        <w:ind w:left="360"/>
      </w:pPr>
    </w:p>
    <w:p w14:paraId="5CF0C21D" w14:textId="77777777" w:rsidR="00885806" w:rsidRDefault="00885806" w:rsidP="00885806">
      <w:pPr>
        <w:ind w:left="360"/>
      </w:pPr>
    </w:p>
    <w:p w14:paraId="1B53B7B1" w14:textId="77777777" w:rsidR="00885806" w:rsidRDefault="00885806" w:rsidP="00885806">
      <w:pPr>
        <w:ind w:left="360"/>
      </w:pPr>
    </w:p>
    <w:bookmarkEnd w:id="7"/>
    <w:bookmarkEnd w:id="8"/>
    <w:p w14:paraId="25C0C0AA" w14:textId="77777777" w:rsidR="00AE635B" w:rsidRDefault="00AE635B" w:rsidP="00AE635B"/>
    <w:p w14:paraId="4717F5D5" w14:textId="3E306B2A" w:rsidR="001B4AE7" w:rsidRDefault="001B4AE7"/>
    <w:sectPr w:rsidR="001B4AE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DCA49" w14:textId="77777777" w:rsidR="00107953" w:rsidRDefault="00107953" w:rsidP="007824F7">
      <w:r>
        <w:separator/>
      </w:r>
    </w:p>
  </w:endnote>
  <w:endnote w:type="continuationSeparator" w:id="0">
    <w:p w14:paraId="1948D549" w14:textId="77777777" w:rsidR="00107953" w:rsidRDefault="00107953" w:rsidP="00782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Kepler Std Light">
    <w:altName w:val="Cambria"/>
    <w:panose1 w:val="020B0604020202020204"/>
    <w:charset w:val="4D"/>
    <w:family w:val="roman"/>
    <w:notTrueType/>
    <w:pitch w:val="variable"/>
    <w:sig w:usb0="00000003" w:usb1="00000001"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1E7C4" w14:textId="77777777" w:rsidR="00107953" w:rsidRDefault="00107953" w:rsidP="007824F7">
      <w:r>
        <w:separator/>
      </w:r>
    </w:p>
  </w:footnote>
  <w:footnote w:type="continuationSeparator" w:id="0">
    <w:p w14:paraId="337D35AF" w14:textId="77777777" w:rsidR="00107953" w:rsidRDefault="00107953" w:rsidP="00782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7219" w14:textId="3E4352A8" w:rsidR="007824F7" w:rsidRDefault="007824F7">
    <w:pPr>
      <w:pStyle w:val="Header"/>
    </w:pPr>
    <w:r w:rsidRPr="007824F7">
      <w:t>Tiered Prompts ELA RL 8.1</w:t>
    </w:r>
    <w:r>
      <w:t xml:space="preserve"> (NCME 2025)</w:t>
    </w:r>
    <w:r>
      <w:tab/>
    </w:r>
    <w:r>
      <w:tab/>
      <w:t>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89C"/>
    <w:multiLevelType w:val="hybridMultilevel"/>
    <w:tmpl w:val="2E14FAFA"/>
    <w:lvl w:ilvl="0" w:tplc="04090001">
      <w:start w:val="1"/>
      <w:numFmt w:val="bullet"/>
      <w:pStyle w:val="ODSBulletedLis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Helvetic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Helvetica"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5559E7"/>
    <w:multiLevelType w:val="hybridMultilevel"/>
    <w:tmpl w:val="028AAA0A"/>
    <w:lvl w:ilvl="0" w:tplc="B56EAC4A">
      <w:start w:val="1"/>
      <w:numFmt w:val="bullet"/>
      <w:pStyle w:val="RTDGlossaryBul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B35816"/>
    <w:multiLevelType w:val="hybridMultilevel"/>
    <w:tmpl w:val="3DBCD728"/>
    <w:lvl w:ilvl="0" w:tplc="040900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1491931">
    <w:abstractNumId w:val="0"/>
  </w:num>
  <w:num w:numId="2" w16cid:durableId="43989840">
    <w:abstractNumId w:val="0"/>
  </w:num>
  <w:num w:numId="3" w16cid:durableId="1658413590">
    <w:abstractNumId w:val="1"/>
  </w:num>
  <w:num w:numId="4" w16cid:durableId="4580341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Hoffman">
    <w15:presenceInfo w15:providerId="None" w15:userId="Alexander Hoff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E4"/>
    <w:rsid w:val="000D7293"/>
    <w:rsid w:val="000F5DE4"/>
    <w:rsid w:val="00107953"/>
    <w:rsid w:val="00144903"/>
    <w:rsid w:val="001B4AE7"/>
    <w:rsid w:val="001D5178"/>
    <w:rsid w:val="001E1EF4"/>
    <w:rsid w:val="001E7034"/>
    <w:rsid w:val="001F6EF9"/>
    <w:rsid w:val="00216D30"/>
    <w:rsid w:val="00282FB4"/>
    <w:rsid w:val="002A11E3"/>
    <w:rsid w:val="00322017"/>
    <w:rsid w:val="003932EC"/>
    <w:rsid w:val="003974A2"/>
    <w:rsid w:val="004550FB"/>
    <w:rsid w:val="0048675D"/>
    <w:rsid w:val="004A46F4"/>
    <w:rsid w:val="004A6111"/>
    <w:rsid w:val="004F0169"/>
    <w:rsid w:val="005961A7"/>
    <w:rsid w:val="00694C74"/>
    <w:rsid w:val="006A4C9C"/>
    <w:rsid w:val="006C2129"/>
    <w:rsid w:val="006C5C5B"/>
    <w:rsid w:val="006D3B0C"/>
    <w:rsid w:val="006E039F"/>
    <w:rsid w:val="006F3313"/>
    <w:rsid w:val="007038C1"/>
    <w:rsid w:val="00717F0E"/>
    <w:rsid w:val="007824F7"/>
    <w:rsid w:val="007C144F"/>
    <w:rsid w:val="007F4A89"/>
    <w:rsid w:val="00885806"/>
    <w:rsid w:val="008B478B"/>
    <w:rsid w:val="009059DD"/>
    <w:rsid w:val="00942667"/>
    <w:rsid w:val="00947634"/>
    <w:rsid w:val="009E3DB1"/>
    <w:rsid w:val="00A058E8"/>
    <w:rsid w:val="00AA5CDD"/>
    <w:rsid w:val="00AE635B"/>
    <w:rsid w:val="00B47695"/>
    <w:rsid w:val="00B521A0"/>
    <w:rsid w:val="00B72CC2"/>
    <w:rsid w:val="00B843E0"/>
    <w:rsid w:val="00B931AA"/>
    <w:rsid w:val="00C75123"/>
    <w:rsid w:val="00D40D70"/>
    <w:rsid w:val="00D64963"/>
    <w:rsid w:val="00E135D6"/>
    <w:rsid w:val="00E53E9D"/>
    <w:rsid w:val="00E84793"/>
    <w:rsid w:val="00E919FE"/>
    <w:rsid w:val="00F245EF"/>
    <w:rsid w:val="00F6516F"/>
    <w:rsid w:val="00FA09DE"/>
    <w:rsid w:val="00FF3D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E4BE310"/>
  <w15:chartTrackingRefBased/>
  <w15:docId w15:val="{21F45964-909F-6846-AD9C-C111EFECB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44F"/>
    <w:rPr>
      <w:rFonts w:ascii="Kepler Std Light" w:hAnsi="Kepler Std Light"/>
    </w:rPr>
  </w:style>
  <w:style w:type="paragraph" w:styleId="Heading1">
    <w:name w:val="heading 1"/>
    <w:basedOn w:val="Normal"/>
    <w:next w:val="Normal"/>
    <w:link w:val="Heading1Char"/>
    <w:uiPriority w:val="9"/>
    <w:qFormat/>
    <w:rsid w:val="000F5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D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D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5DE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5DE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5DE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5DE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5DE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3B0C"/>
    <w:rPr>
      <w:rFonts w:ascii="Times New Roman" w:eastAsiaTheme="minorEastAsia" w:hAnsi="Times New Roman" w:cs="Times New Roman"/>
      <w:sz w:val="18"/>
      <w:szCs w:val="18"/>
    </w:rPr>
  </w:style>
  <w:style w:type="character" w:customStyle="1" w:styleId="BalloonTextChar">
    <w:name w:val="Balloon Text Char"/>
    <w:basedOn w:val="DefaultParagraphFont"/>
    <w:link w:val="BalloonText"/>
    <w:uiPriority w:val="99"/>
    <w:semiHidden/>
    <w:rsid w:val="006D3B0C"/>
    <w:rPr>
      <w:rFonts w:ascii="Times New Roman" w:eastAsiaTheme="minorEastAsia" w:hAnsi="Times New Roman" w:cs="Times New Roman"/>
      <w:sz w:val="18"/>
      <w:szCs w:val="18"/>
    </w:rPr>
  </w:style>
  <w:style w:type="paragraph" w:styleId="Footer">
    <w:name w:val="footer"/>
    <w:basedOn w:val="Normal"/>
    <w:link w:val="FooterChar"/>
    <w:uiPriority w:val="99"/>
    <w:unhideWhenUsed/>
    <w:rsid w:val="006D3B0C"/>
    <w:pPr>
      <w:tabs>
        <w:tab w:val="center" w:pos="4680"/>
        <w:tab w:val="right" w:pos="9360"/>
      </w:tabs>
    </w:pPr>
    <w:rPr>
      <w:rFonts w:eastAsiaTheme="minorEastAsia"/>
      <w:sz w:val="26"/>
      <w:szCs w:val="26"/>
    </w:rPr>
  </w:style>
  <w:style w:type="character" w:customStyle="1" w:styleId="FooterChar">
    <w:name w:val="Footer Char"/>
    <w:basedOn w:val="DefaultParagraphFont"/>
    <w:link w:val="Footer"/>
    <w:uiPriority w:val="99"/>
    <w:rsid w:val="006D3B0C"/>
    <w:rPr>
      <w:rFonts w:ascii="Kepler Std Light" w:eastAsiaTheme="minorEastAsia" w:hAnsi="Kepler Std Light"/>
      <w:sz w:val="26"/>
      <w:szCs w:val="26"/>
    </w:rPr>
  </w:style>
  <w:style w:type="paragraph" w:styleId="Header">
    <w:name w:val="header"/>
    <w:basedOn w:val="Normal"/>
    <w:link w:val="HeaderChar"/>
    <w:uiPriority w:val="99"/>
    <w:unhideWhenUsed/>
    <w:rsid w:val="006D3B0C"/>
    <w:pPr>
      <w:tabs>
        <w:tab w:val="center" w:pos="4680"/>
        <w:tab w:val="right" w:pos="9360"/>
      </w:tabs>
    </w:pPr>
    <w:rPr>
      <w:rFonts w:eastAsiaTheme="minorEastAsia"/>
      <w:sz w:val="26"/>
      <w:szCs w:val="26"/>
    </w:rPr>
  </w:style>
  <w:style w:type="character" w:customStyle="1" w:styleId="HeaderChar">
    <w:name w:val="Header Char"/>
    <w:basedOn w:val="DefaultParagraphFont"/>
    <w:link w:val="Header"/>
    <w:uiPriority w:val="99"/>
    <w:rsid w:val="006D3B0C"/>
    <w:rPr>
      <w:rFonts w:ascii="Kepler Std Light" w:eastAsiaTheme="minorEastAsia" w:hAnsi="Kepler Std Light"/>
      <w:sz w:val="26"/>
      <w:szCs w:val="26"/>
    </w:rPr>
  </w:style>
  <w:style w:type="character" w:styleId="Hyperlink">
    <w:name w:val="Hyperlink"/>
    <w:basedOn w:val="DefaultParagraphFont"/>
    <w:uiPriority w:val="99"/>
    <w:unhideWhenUsed/>
    <w:rsid w:val="006D3B0C"/>
    <w:rPr>
      <w:color w:val="467886" w:themeColor="hyperlink"/>
      <w:u w:val="single"/>
    </w:rPr>
  </w:style>
  <w:style w:type="paragraph" w:styleId="ListParagraph">
    <w:name w:val="List Paragraph"/>
    <w:basedOn w:val="Normal"/>
    <w:uiPriority w:val="34"/>
    <w:qFormat/>
    <w:rsid w:val="006D3B0C"/>
    <w:pPr>
      <w:ind w:left="720"/>
      <w:contextualSpacing/>
    </w:pPr>
    <w:rPr>
      <w:rFonts w:eastAsiaTheme="minorEastAsia"/>
      <w:sz w:val="26"/>
      <w:szCs w:val="26"/>
    </w:rPr>
  </w:style>
  <w:style w:type="paragraph" w:customStyle="1" w:styleId="ODSChapterTitleLine2">
    <w:name w:val="ODS Chapter Title Line 2"/>
    <w:basedOn w:val="Normal"/>
    <w:next w:val="Normal"/>
    <w:autoRedefine/>
    <w:qFormat/>
    <w:rsid w:val="006D3B0C"/>
    <w:pPr>
      <w:keepNext/>
      <w:suppressLineNumbers/>
      <w:tabs>
        <w:tab w:val="right" w:pos="8640"/>
      </w:tabs>
      <w:spacing w:after="560" w:line="480" w:lineRule="auto"/>
      <w:jc w:val="center"/>
    </w:pPr>
    <w:rPr>
      <w:rFonts w:ascii="Times New Roman" w:eastAsia="Times New Roman" w:hAnsi="Times New Roman" w:cs="Times New Roman"/>
      <w:lang w:eastAsia="ja-JP"/>
    </w:rPr>
  </w:style>
  <w:style w:type="paragraph" w:customStyle="1" w:styleId="ODSAppendixTitleLine1">
    <w:name w:val="ODS Appendix Title Line 1"/>
    <w:basedOn w:val="ODSChapterTitleLine2"/>
    <w:qFormat/>
    <w:rsid w:val="006D3B0C"/>
    <w:pPr>
      <w:spacing w:before="720" w:after="360"/>
    </w:pPr>
  </w:style>
  <w:style w:type="paragraph" w:customStyle="1" w:styleId="ODSAppendixTitleLine2">
    <w:name w:val="ODS Appendix Title Line 2"/>
    <w:basedOn w:val="ODSChapterTitleLine2"/>
    <w:qFormat/>
    <w:rsid w:val="006D3B0C"/>
    <w:pPr>
      <w:pBdr>
        <w:bottom w:val="double" w:sz="6" w:space="1" w:color="auto"/>
      </w:pBdr>
    </w:pPr>
  </w:style>
  <w:style w:type="paragraph" w:customStyle="1" w:styleId="ODSBodyText">
    <w:name w:val="ODS Body Text"/>
    <w:basedOn w:val="Normal"/>
    <w:qFormat/>
    <w:rsid w:val="006D3B0C"/>
    <w:pPr>
      <w:suppressLineNumbers/>
      <w:tabs>
        <w:tab w:val="left" w:pos="720"/>
        <w:tab w:val="right" w:pos="8640"/>
      </w:tabs>
      <w:spacing w:line="480" w:lineRule="auto"/>
    </w:pPr>
    <w:rPr>
      <w:rFonts w:ascii="Times New Roman" w:eastAsia="Times New Roman" w:hAnsi="Times New Roman" w:cs="Times New Roman"/>
      <w:lang w:eastAsia="ja-JP"/>
    </w:rPr>
  </w:style>
  <w:style w:type="paragraph" w:customStyle="1" w:styleId="ODSBlockQuote">
    <w:name w:val="ODS Block Quote"/>
    <w:basedOn w:val="ODSBodyText"/>
    <w:autoRedefine/>
    <w:qFormat/>
    <w:rsid w:val="006D3B0C"/>
    <w:pPr>
      <w:tabs>
        <w:tab w:val="clear" w:pos="720"/>
        <w:tab w:val="clear" w:pos="8640"/>
      </w:tabs>
      <w:spacing w:after="300" w:line="240" w:lineRule="auto"/>
      <w:ind w:left="720" w:firstLine="270"/>
      <w:contextualSpacing/>
    </w:pPr>
    <w:rPr>
      <w:rFonts w:eastAsia="MS Mincho"/>
    </w:rPr>
  </w:style>
  <w:style w:type="paragraph" w:customStyle="1" w:styleId="ODSBlockQuotenoextraIndent">
    <w:name w:val="ODS Block Quote (no extra Indent)"/>
    <w:basedOn w:val="ODSBlockQuote"/>
    <w:qFormat/>
    <w:rsid w:val="006D3B0C"/>
    <w:pPr>
      <w:ind w:firstLine="0"/>
    </w:pPr>
  </w:style>
  <w:style w:type="paragraph" w:customStyle="1" w:styleId="ODSBlockQuoteA">
    <w:name w:val="ODS Block Quote A"/>
    <w:basedOn w:val="Normal"/>
    <w:next w:val="Normal"/>
    <w:qFormat/>
    <w:rsid w:val="006D3B0C"/>
    <w:pPr>
      <w:spacing w:after="240"/>
      <w:ind w:left="1620" w:hanging="900"/>
      <w:contextualSpacing/>
    </w:pPr>
    <w:rPr>
      <w:rFonts w:ascii="Times" w:eastAsiaTheme="minorEastAsia" w:hAnsi="Times" w:cs="Times New Roman"/>
      <w:lang w:eastAsia="ja-JP"/>
    </w:rPr>
  </w:style>
  <w:style w:type="paragraph" w:customStyle="1" w:styleId="ODSBlockQuoteMid-Sentence">
    <w:name w:val="ODS Block Quote Mid-Sentence"/>
    <w:basedOn w:val="ODSBlockQuote"/>
    <w:qFormat/>
    <w:rsid w:val="006D3B0C"/>
  </w:style>
  <w:style w:type="paragraph" w:customStyle="1" w:styleId="ODSBlockQuoteQ">
    <w:name w:val="ODS Block Quote Q"/>
    <w:basedOn w:val="Normal"/>
    <w:next w:val="ODSBlockQuoteA"/>
    <w:qFormat/>
    <w:rsid w:val="006D3B0C"/>
    <w:pPr>
      <w:spacing w:after="240"/>
      <w:ind w:left="1620" w:hanging="900"/>
      <w:contextualSpacing/>
    </w:pPr>
    <w:rPr>
      <w:rFonts w:ascii="Times" w:eastAsiaTheme="minorEastAsia" w:hAnsi="Times" w:cs="Times New Roman"/>
      <w:smallCaps/>
      <w:lang w:eastAsia="ja-JP"/>
    </w:rPr>
  </w:style>
  <w:style w:type="paragraph" w:customStyle="1" w:styleId="ODSBodyTextNumberedParagraphs">
    <w:name w:val="ODS Body Text Numbered Paragraphs"/>
    <w:basedOn w:val="ODSBodyText"/>
    <w:qFormat/>
    <w:rsid w:val="006D3B0C"/>
  </w:style>
  <w:style w:type="paragraph" w:customStyle="1" w:styleId="ODSBulletedList">
    <w:name w:val="ODS Bulleted List"/>
    <w:basedOn w:val="ODSBodyText"/>
    <w:qFormat/>
    <w:rsid w:val="006D3B0C"/>
    <w:pPr>
      <w:numPr>
        <w:numId w:val="2"/>
      </w:numPr>
    </w:pPr>
  </w:style>
  <w:style w:type="paragraph" w:customStyle="1" w:styleId="ODSBulletedSub-List">
    <w:name w:val="ODS Bulleted Sub-List"/>
    <w:basedOn w:val="ODSBulletedList"/>
    <w:qFormat/>
    <w:rsid w:val="006D3B0C"/>
    <w:pPr>
      <w:widowControl w:val="0"/>
    </w:pPr>
  </w:style>
  <w:style w:type="paragraph" w:customStyle="1" w:styleId="ODSChapterHeading">
    <w:name w:val="ODS Chapter Heading"/>
    <w:basedOn w:val="Normal"/>
    <w:next w:val="Normal"/>
    <w:qFormat/>
    <w:rsid w:val="006D3B0C"/>
    <w:pPr>
      <w:suppressLineNumbers/>
      <w:spacing w:before="840" w:after="480" w:line="480" w:lineRule="auto"/>
      <w:contextualSpacing/>
      <w:jc w:val="center"/>
    </w:pPr>
    <w:rPr>
      <w:rFonts w:ascii="Times" w:eastAsiaTheme="minorEastAsia" w:hAnsi="Times" w:cs="Times New Roman"/>
      <w:bCs/>
      <w:caps/>
      <w:lang w:eastAsia="ja-JP"/>
    </w:rPr>
  </w:style>
  <w:style w:type="paragraph" w:customStyle="1" w:styleId="ODSChapterTitleLine1">
    <w:name w:val="ODS Chapter Title Line 1"/>
    <w:basedOn w:val="ODSChapterTitleLine2"/>
    <w:qFormat/>
    <w:rsid w:val="006D3B0C"/>
    <w:pPr>
      <w:spacing w:before="720" w:after="0"/>
    </w:pPr>
  </w:style>
  <w:style w:type="paragraph" w:customStyle="1" w:styleId="ODSFigureTitleLine1">
    <w:name w:val="ODS Figure Title Line 1"/>
    <w:basedOn w:val="ODSBodyText"/>
    <w:next w:val="Normal"/>
    <w:qFormat/>
    <w:rsid w:val="006D3B0C"/>
  </w:style>
  <w:style w:type="paragraph" w:customStyle="1" w:styleId="ODSFigureTitleLine2">
    <w:name w:val="ODS Figure Title Line 2"/>
    <w:basedOn w:val="ODSBodyText"/>
    <w:qFormat/>
    <w:rsid w:val="006D3B0C"/>
    <w:pPr>
      <w:keepNext/>
    </w:pPr>
  </w:style>
  <w:style w:type="paragraph" w:customStyle="1" w:styleId="ODSListofTableFigures">
    <w:name w:val="ODS List of Table &amp; Figures"/>
    <w:basedOn w:val="Normal"/>
    <w:qFormat/>
    <w:rsid w:val="006D3B0C"/>
    <w:pPr>
      <w:suppressLineNumbers/>
      <w:tabs>
        <w:tab w:val="left" w:pos="720"/>
        <w:tab w:val="right" w:leader="dot" w:pos="8190"/>
        <w:tab w:val="right" w:pos="8640"/>
      </w:tabs>
      <w:spacing w:line="480" w:lineRule="auto"/>
      <w:ind w:left="720" w:hanging="720"/>
    </w:pPr>
    <w:rPr>
      <w:rFonts w:ascii="Times" w:eastAsia="MS Mincho" w:hAnsi="Times" w:cs="Times New Roman"/>
      <w:lang w:eastAsia="ja-JP"/>
    </w:rPr>
  </w:style>
  <w:style w:type="paragraph" w:customStyle="1" w:styleId="ODSListofTableFigures0">
    <w:name w:val="ODS List of Table/Figures"/>
    <w:basedOn w:val="ODSBodyText"/>
    <w:qFormat/>
    <w:rsid w:val="006D3B0C"/>
  </w:style>
  <w:style w:type="paragraph" w:customStyle="1" w:styleId="ODSListofTablesFiguresTopline">
    <w:name w:val="ODS List of Tables &amp; Figures Topline"/>
    <w:basedOn w:val="ODSListofTableFigures"/>
    <w:qFormat/>
    <w:rsid w:val="006D3B0C"/>
    <w:pPr>
      <w:tabs>
        <w:tab w:val="clear" w:pos="720"/>
        <w:tab w:val="clear" w:pos="8190"/>
      </w:tabs>
    </w:pPr>
    <w:rPr>
      <w:rFonts w:eastAsiaTheme="minorEastAsia"/>
    </w:rPr>
  </w:style>
  <w:style w:type="paragraph" w:customStyle="1" w:styleId="ODSListofTablesFigures">
    <w:name w:val="ODS List of Tables/Figures"/>
    <w:basedOn w:val="Normal"/>
    <w:qFormat/>
    <w:rsid w:val="006D3B0C"/>
    <w:pPr>
      <w:suppressLineNumbers/>
      <w:tabs>
        <w:tab w:val="left" w:pos="360"/>
        <w:tab w:val="left" w:leader="dot" w:pos="8100"/>
        <w:tab w:val="right" w:pos="8640"/>
      </w:tabs>
      <w:spacing w:line="480" w:lineRule="auto"/>
      <w:ind w:left="360" w:right="14" w:hanging="360"/>
    </w:pPr>
    <w:rPr>
      <w:rFonts w:ascii="Times New Roman" w:eastAsia="Cambria" w:hAnsi="Times New Roman" w:cs="Times New Roman"/>
    </w:rPr>
  </w:style>
  <w:style w:type="paragraph" w:customStyle="1" w:styleId="ODSReferenceStyle">
    <w:name w:val="ODS Reference Style"/>
    <w:basedOn w:val="ODSBodyText"/>
    <w:autoRedefine/>
    <w:qFormat/>
    <w:rsid w:val="006D3B0C"/>
    <w:pPr>
      <w:tabs>
        <w:tab w:val="clear" w:pos="8640"/>
      </w:tabs>
      <w:spacing w:after="300" w:line="240" w:lineRule="auto"/>
      <w:ind w:left="720" w:hanging="720"/>
    </w:pPr>
    <w:rPr>
      <w:rFonts w:eastAsia="MS Mincho"/>
      <w:color w:val="000000"/>
    </w:rPr>
  </w:style>
  <w:style w:type="paragraph" w:customStyle="1" w:styleId="ODSSub-Heading1">
    <w:name w:val="ODS Sub-Heading 1"/>
    <w:basedOn w:val="ODSBodyText"/>
    <w:next w:val="ODSBodyText"/>
    <w:qFormat/>
    <w:rsid w:val="006D3B0C"/>
    <w:pPr>
      <w:keepNext/>
      <w:spacing w:before="480" w:after="360"/>
      <w:jc w:val="center"/>
      <w:outlineLvl w:val="0"/>
    </w:pPr>
    <w:rPr>
      <w:rFonts w:eastAsia="MS Mincho"/>
      <w:b/>
    </w:rPr>
  </w:style>
  <w:style w:type="paragraph" w:customStyle="1" w:styleId="ODSSub-Heading2">
    <w:name w:val="ODS Sub-Heading 2"/>
    <w:basedOn w:val="ODSSub-Heading1"/>
    <w:next w:val="ODSBodyText"/>
    <w:qFormat/>
    <w:rsid w:val="006D3B0C"/>
    <w:pPr>
      <w:spacing w:before="360" w:after="0"/>
      <w:jc w:val="left"/>
    </w:pPr>
  </w:style>
  <w:style w:type="paragraph" w:customStyle="1" w:styleId="ODSSub-Heading3">
    <w:name w:val="ODS Sub-Heading 3"/>
    <w:basedOn w:val="ODSSub-Heading2"/>
    <w:qFormat/>
    <w:rsid w:val="006D3B0C"/>
    <w:pPr>
      <w:ind w:left="720"/>
    </w:pPr>
  </w:style>
  <w:style w:type="paragraph" w:customStyle="1" w:styleId="ODSSub-Heading4">
    <w:name w:val="ODS Sub-Heading 4"/>
    <w:basedOn w:val="ODSSub-Heading3"/>
    <w:qFormat/>
    <w:rsid w:val="006D3B0C"/>
    <w:rPr>
      <w:i/>
    </w:rPr>
  </w:style>
  <w:style w:type="paragraph" w:customStyle="1" w:styleId="ODSSub-Heading5">
    <w:name w:val="ODS Sub-Heading 5"/>
    <w:basedOn w:val="ODSSub-Heading3"/>
    <w:qFormat/>
    <w:rsid w:val="006D3B0C"/>
    <w:rPr>
      <w:b w:val="0"/>
      <w:i/>
    </w:rPr>
  </w:style>
  <w:style w:type="paragraph" w:customStyle="1" w:styleId="ODSTableText">
    <w:name w:val="ODS Table Text"/>
    <w:basedOn w:val="ODSBodyText"/>
    <w:qFormat/>
    <w:rsid w:val="006D3B0C"/>
    <w:pPr>
      <w:spacing w:before="60" w:after="60" w:line="240" w:lineRule="auto"/>
    </w:pPr>
  </w:style>
  <w:style w:type="paragraph" w:customStyle="1" w:styleId="ODSTableTitleLine2">
    <w:name w:val="ODS Table Title Line 2"/>
    <w:basedOn w:val="ODSBodyText"/>
    <w:qFormat/>
    <w:rsid w:val="006D3B0C"/>
    <w:pPr>
      <w:keepNext/>
    </w:pPr>
    <w:rPr>
      <w:i/>
    </w:rPr>
  </w:style>
  <w:style w:type="paragraph" w:customStyle="1" w:styleId="ODSTableTitleLine1">
    <w:name w:val="ODS Table Title Line 1"/>
    <w:basedOn w:val="ODSTableTitleLine2"/>
    <w:qFormat/>
    <w:rsid w:val="006D3B0C"/>
    <w:pPr>
      <w:spacing w:before="240"/>
    </w:pPr>
    <w:rPr>
      <w:i w:val="0"/>
    </w:rPr>
  </w:style>
  <w:style w:type="paragraph" w:customStyle="1" w:styleId="ODSTOCChapter">
    <w:name w:val="ODS TOC Chapter"/>
    <w:basedOn w:val="ODSBodyText"/>
    <w:qFormat/>
    <w:rsid w:val="006D3B0C"/>
    <w:pPr>
      <w:tabs>
        <w:tab w:val="right" w:leader="dot" w:pos="8190"/>
      </w:tabs>
      <w:spacing w:before="300" w:line="240" w:lineRule="auto"/>
      <w:contextualSpacing/>
    </w:pPr>
    <w:rPr>
      <w:rFonts w:ascii="Times" w:eastAsiaTheme="minorEastAsia" w:hAnsi="Times"/>
    </w:rPr>
  </w:style>
  <w:style w:type="paragraph" w:customStyle="1" w:styleId="ODSTOCSub-Heading1">
    <w:name w:val="ODS TOC Sub-Heading 1"/>
    <w:basedOn w:val="Normal"/>
    <w:qFormat/>
    <w:rsid w:val="006D3B0C"/>
    <w:pPr>
      <w:suppressLineNumbers/>
      <w:tabs>
        <w:tab w:val="right" w:leader="dot" w:pos="8190"/>
        <w:tab w:val="right" w:pos="8640"/>
      </w:tabs>
      <w:ind w:left="360"/>
    </w:pPr>
    <w:rPr>
      <w:rFonts w:ascii="Times" w:eastAsiaTheme="minorEastAsia" w:hAnsi="Times" w:cs="Times New Roman"/>
      <w:lang w:eastAsia="ja-JP"/>
    </w:rPr>
  </w:style>
  <w:style w:type="paragraph" w:customStyle="1" w:styleId="ODSTOCSub-Heading2">
    <w:name w:val="ODS TOC Sub-Heading 2"/>
    <w:basedOn w:val="Normal"/>
    <w:qFormat/>
    <w:rsid w:val="006D3B0C"/>
    <w:pPr>
      <w:suppressLineNumbers/>
      <w:tabs>
        <w:tab w:val="right" w:leader="dot" w:pos="8190"/>
        <w:tab w:val="right" w:pos="8640"/>
      </w:tabs>
      <w:ind w:left="720"/>
    </w:pPr>
    <w:rPr>
      <w:rFonts w:ascii="Times" w:eastAsiaTheme="minorEastAsia" w:hAnsi="Times" w:cs="Times New Roman"/>
      <w:lang w:eastAsia="ja-JP"/>
    </w:rPr>
  </w:style>
  <w:style w:type="paragraph" w:customStyle="1" w:styleId="ODSTOCSub-Heading3">
    <w:name w:val="ODS TOC Sub-Heading 3"/>
    <w:basedOn w:val="Normal"/>
    <w:qFormat/>
    <w:rsid w:val="006D3B0C"/>
    <w:pPr>
      <w:suppressLineNumbers/>
      <w:tabs>
        <w:tab w:val="right" w:leader="dot" w:pos="8190"/>
        <w:tab w:val="right" w:pos="8640"/>
      </w:tabs>
      <w:ind w:left="1080"/>
    </w:pPr>
    <w:rPr>
      <w:rFonts w:ascii="Times" w:eastAsiaTheme="minorEastAsia" w:hAnsi="Times" w:cs="Times New Roman"/>
      <w:lang w:eastAsia="ja-JP"/>
    </w:rPr>
  </w:style>
  <w:style w:type="paragraph" w:customStyle="1" w:styleId="ODSTOCSub-Heading4">
    <w:name w:val="ODS TOC Sub-Heading 4"/>
    <w:basedOn w:val="ODSTOCSub-Heading3"/>
    <w:qFormat/>
    <w:rsid w:val="006D3B0C"/>
    <w:pPr>
      <w:ind w:left="1440"/>
    </w:pPr>
  </w:style>
  <w:style w:type="paragraph" w:customStyle="1" w:styleId="ODSTOCSub-Heading5">
    <w:name w:val="ODS TOC Sub-Heading 5"/>
    <w:basedOn w:val="ODSTOCSub-Heading4"/>
    <w:qFormat/>
    <w:rsid w:val="006D3B0C"/>
    <w:pPr>
      <w:ind w:left="1800"/>
    </w:pPr>
  </w:style>
  <w:style w:type="paragraph" w:customStyle="1" w:styleId="PennBodyText">
    <w:name w:val="Penn Body Text"/>
    <w:basedOn w:val="Normal"/>
    <w:qFormat/>
    <w:rsid w:val="006D3B0C"/>
    <w:pPr>
      <w:spacing w:line="480" w:lineRule="auto"/>
    </w:pPr>
    <w:rPr>
      <w:rFonts w:ascii="Times New Roman" w:eastAsiaTheme="minorEastAsia" w:hAnsi="Times New Roman" w:cs="Times New Roman"/>
    </w:rPr>
  </w:style>
  <w:style w:type="paragraph" w:customStyle="1" w:styleId="PennBlockQuote">
    <w:name w:val="Penn Block Quote"/>
    <w:basedOn w:val="PennBodyText"/>
    <w:next w:val="PennBodyText"/>
    <w:qFormat/>
    <w:rsid w:val="006D3B0C"/>
    <w:pPr>
      <w:spacing w:after="300" w:line="240" w:lineRule="auto"/>
      <w:ind w:left="720"/>
    </w:pPr>
  </w:style>
  <w:style w:type="paragraph" w:customStyle="1" w:styleId="PennBulletList">
    <w:name w:val="Penn Bullet List"/>
    <w:basedOn w:val="PennBodyText"/>
    <w:next w:val="PennBodyText"/>
    <w:qFormat/>
    <w:rsid w:val="006D3B0C"/>
  </w:style>
  <w:style w:type="paragraph" w:customStyle="1" w:styleId="PennChapterNumber">
    <w:name w:val="Penn Chapter Number"/>
    <w:basedOn w:val="PennBodyText"/>
    <w:qFormat/>
    <w:rsid w:val="006D3B0C"/>
    <w:pPr>
      <w:jc w:val="center"/>
    </w:pPr>
    <w:rPr>
      <w:b/>
    </w:rPr>
  </w:style>
  <w:style w:type="paragraph" w:customStyle="1" w:styleId="PennChapterTitle">
    <w:name w:val="Penn Chapter Title"/>
    <w:basedOn w:val="PennBodyText"/>
    <w:qFormat/>
    <w:rsid w:val="006D3B0C"/>
    <w:pPr>
      <w:jc w:val="center"/>
    </w:pPr>
    <w:rPr>
      <w:b/>
    </w:rPr>
  </w:style>
  <w:style w:type="paragraph" w:customStyle="1" w:styleId="PennFigureTitle">
    <w:name w:val="Penn Figure Title"/>
    <w:basedOn w:val="PennBodyText"/>
    <w:qFormat/>
    <w:rsid w:val="006D3B0C"/>
    <w:pPr>
      <w:spacing w:after="120"/>
    </w:pPr>
    <w:rPr>
      <w:i/>
    </w:rPr>
  </w:style>
  <w:style w:type="paragraph" w:customStyle="1" w:styleId="PennSubheading1">
    <w:name w:val="Penn Subheading 1"/>
    <w:basedOn w:val="PennBodyText"/>
    <w:next w:val="PennBodyText"/>
    <w:qFormat/>
    <w:rsid w:val="006D3B0C"/>
    <w:pPr>
      <w:keepNext/>
      <w:spacing w:before="360"/>
      <w:jc w:val="center"/>
      <w:outlineLvl w:val="0"/>
    </w:pPr>
    <w:rPr>
      <w:b/>
    </w:rPr>
  </w:style>
  <w:style w:type="paragraph" w:customStyle="1" w:styleId="PennSubheading2">
    <w:name w:val="Penn Subheading 2"/>
    <w:basedOn w:val="PennBodyText"/>
    <w:qFormat/>
    <w:rsid w:val="006D3B0C"/>
    <w:pPr>
      <w:keepNext/>
      <w:spacing w:before="120"/>
    </w:pPr>
    <w:rPr>
      <w:b/>
    </w:rPr>
  </w:style>
  <w:style w:type="paragraph" w:customStyle="1" w:styleId="PennSubheading3">
    <w:name w:val="Penn Subheading 3"/>
    <w:basedOn w:val="PennBodyText"/>
    <w:qFormat/>
    <w:rsid w:val="006D3B0C"/>
    <w:pPr>
      <w:keepNext/>
    </w:pPr>
    <w:rPr>
      <w:i/>
    </w:rPr>
  </w:style>
  <w:style w:type="paragraph" w:customStyle="1" w:styleId="PennTableNumber">
    <w:name w:val="Penn Table Number"/>
    <w:basedOn w:val="PennBodyText"/>
    <w:qFormat/>
    <w:rsid w:val="006D3B0C"/>
    <w:pPr>
      <w:keepNext/>
      <w:keepLines/>
    </w:pPr>
  </w:style>
  <w:style w:type="paragraph" w:customStyle="1" w:styleId="PennTableText">
    <w:name w:val="Penn Table Text"/>
    <w:basedOn w:val="Normal"/>
    <w:qFormat/>
    <w:rsid w:val="006D3B0C"/>
    <w:pPr>
      <w:keepNext/>
      <w:keepLines/>
    </w:pPr>
    <w:rPr>
      <w:rFonts w:ascii="Times New Roman" w:eastAsia="Times New Roman" w:hAnsi="Times New Roman" w:cs="Times New Roman"/>
    </w:rPr>
  </w:style>
  <w:style w:type="paragraph" w:customStyle="1" w:styleId="PennTableTitle">
    <w:name w:val="Penn Table Title"/>
    <w:basedOn w:val="PennBodyText"/>
    <w:qFormat/>
    <w:rsid w:val="006D3B0C"/>
    <w:pPr>
      <w:keepNext/>
      <w:keepLines/>
    </w:pPr>
  </w:style>
  <w:style w:type="paragraph" w:customStyle="1" w:styleId="RTDBodyText">
    <w:name w:val="RTD Body Text"/>
    <w:basedOn w:val="Normal"/>
    <w:qFormat/>
    <w:rsid w:val="006D3B0C"/>
    <w:pPr>
      <w:spacing w:line="480" w:lineRule="auto"/>
    </w:pPr>
    <w:rPr>
      <w:rFonts w:eastAsiaTheme="minorEastAsia"/>
      <w:sz w:val="26"/>
      <w:szCs w:val="26"/>
    </w:rPr>
  </w:style>
  <w:style w:type="paragraph" w:customStyle="1" w:styleId="RTDBlockQuote">
    <w:name w:val="RTD Block Quote"/>
    <w:basedOn w:val="RTDBodyText"/>
    <w:next w:val="RTDBodyText"/>
    <w:qFormat/>
    <w:rsid w:val="006D3B0C"/>
    <w:pPr>
      <w:ind w:left="720"/>
    </w:pPr>
  </w:style>
  <w:style w:type="paragraph" w:customStyle="1" w:styleId="RTDChapterTitle">
    <w:name w:val="RTD Chapter Title"/>
    <w:basedOn w:val="Normal"/>
    <w:qFormat/>
    <w:rsid w:val="006D3B0C"/>
    <w:pPr>
      <w:spacing w:after="480"/>
      <w:ind w:left="720" w:hanging="720"/>
      <w:jc w:val="center"/>
    </w:pPr>
    <w:rPr>
      <w:rFonts w:ascii="Times" w:eastAsia="Times New Roman" w:hAnsi="Times" w:cs="Arial"/>
      <w:b/>
      <w:bCs/>
      <w:color w:val="000000"/>
      <w:sz w:val="48"/>
      <w:szCs w:val="48"/>
      <w:u w:val="single"/>
    </w:rPr>
  </w:style>
  <w:style w:type="paragraph" w:customStyle="1" w:styleId="RTDGlossaryEntry">
    <w:name w:val="RTD Glossary Entry"/>
    <w:basedOn w:val="Normal"/>
    <w:qFormat/>
    <w:rsid w:val="006D3B0C"/>
    <w:pPr>
      <w:spacing w:before="360"/>
      <w:ind w:left="720" w:hanging="720"/>
    </w:pPr>
    <w:rPr>
      <w:rFonts w:ascii="Times" w:eastAsia="Times New Roman" w:hAnsi="Times" w:cs="Arial"/>
      <w:color w:val="000000"/>
    </w:rPr>
  </w:style>
  <w:style w:type="paragraph" w:customStyle="1" w:styleId="RTDFigure">
    <w:name w:val="RTD Figure"/>
    <w:basedOn w:val="RTDGlossaryEntry"/>
    <w:qFormat/>
    <w:rsid w:val="006D3B0C"/>
    <w:pPr>
      <w:jc w:val="center"/>
    </w:pPr>
    <w:rPr>
      <w:noProof/>
    </w:rPr>
  </w:style>
  <w:style w:type="paragraph" w:customStyle="1" w:styleId="RTDGlossarymulti-paragraph">
    <w:name w:val="RTD Glossary (multi-paragraph)"/>
    <w:basedOn w:val="RTDGlossaryEntry"/>
    <w:qFormat/>
    <w:rsid w:val="006D3B0C"/>
    <w:pPr>
      <w:spacing w:before="0"/>
    </w:pPr>
  </w:style>
  <w:style w:type="paragraph" w:customStyle="1" w:styleId="RTDGlossaryBulllets">
    <w:name w:val="RTD Glossary Bulllets"/>
    <w:basedOn w:val="RTDGlossaryEntry"/>
    <w:qFormat/>
    <w:rsid w:val="006D3B0C"/>
    <w:pPr>
      <w:numPr>
        <w:numId w:val="3"/>
      </w:numPr>
      <w:spacing w:before="0"/>
    </w:pPr>
  </w:style>
  <w:style w:type="paragraph" w:customStyle="1" w:styleId="RTDHeading1">
    <w:name w:val="RTD Heading 1"/>
    <w:basedOn w:val="RTDBodyText"/>
    <w:next w:val="RTDBodyText"/>
    <w:qFormat/>
    <w:rsid w:val="006D3B0C"/>
    <w:pPr>
      <w:keepNext/>
      <w:spacing w:before="240"/>
    </w:pPr>
    <w:rPr>
      <w:b/>
      <w:bCs/>
    </w:rPr>
  </w:style>
  <w:style w:type="paragraph" w:customStyle="1" w:styleId="RTDHeading2">
    <w:name w:val="RTD Heading 2"/>
    <w:basedOn w:val="RTDHeading1"/>
    <w:next w:val="RTDBodyText"/>
    <w:qFormat/>
    <w:rsid w:val="006D3B0C"/>
    <w:pPr>
      <w:ind w:left="720"/>
    </w:pPr>
  </w:style>
  <w:style w:type="table" w:styleId="TableGrid">
    <w:name w:val="Table Grid"/>
    <w:basedOn w:val="TableNormal"/>
    <w:uiPriority w:val="39"/>
    <w:rsid w:val="006D3B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6D3B0C"/>
    <w:rPr>
      <w:color w:val="605E5C"/>
      <w:shd w:val="clear" w:color="auto" w:fill="E1DFDD"/>
    </w:rPr>
  </w:style>
  <w:style w:type="character" w:customStyle="1" w:styleId="Heading1Char">
    <w:name w:val="Heading 1 Char"/>
    <w:basedOn w:val="DefaultParagraphFont"/>
    <w:link w:val="Heading1"/>
    <w:uiPriority w:val="9"/>
    <w:rsid w:val="000F5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DE4"/>
    <w:rPr>
      <w:rFonts w:eastAsiaTheme="majorEastAsia" w:cstheme="majorBidi"/>
      <w:color w:val="272727" w:themeColor="text1" w:themeTint="D8"/>
    </w:rPr>
  </w:style>
  <w:style w:type="paragraph" w:styleId="Title">
    <w:name w:val="Title"/>
    <w:basedOn w:val="Normal"/>
    <w:next w:val="Normal"/>
    <w:link w:val="TitleChar"/>
    <w:uiPriority w:val="10"/>
    <w:qFormat/>
    <w:rsid w:val="000F5D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D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D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5DE4"/>
    <w:rPr>
      <w:rFonts w:ascii="Kepler Std Light" w:hAnsi="Kepler Std Light"/>
      <w:i/>
      <w:iCs/>
      <w:color w:val="404040" w:themeColor="text1" w:themeTint="BF"/>
    </w:rPr>
  </w:style>
  <w:style w:type="character" w:styleId="IntenseEmphasis">
    <w:name w:val="Intense Emphasis"/>
    <w:basedOn w:val="DefaultParagraphFont"/>
    <w:uiPriority w:val="21"/>
    <w:qFormat/>
    <w:rsid w:val="000F5DE4"/>
    <w:rPr>
      <w:i/>
      <w:iCs/>
      <w:color w:val="0F4761" w:themeColor="accent1" w:themeShade="BF"/>
    </w:rPr>
  </w:style>
  <w:style w:type="paragraph" w:styleId="IntenseQuote">
    <w:name w:val="Intense Quote"/>
    <w:basedOn w:val="Normal"/>
    <w:next w:val="Normal"/>
    <w:link w:val="IntenseQuoteChar"/>
    <w:uiPriority w:val="30"/>
    <w:qFormat/>
    <w:rsid w:val="000F5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DE4"/>
    <w:rPr>
      <w:rFonts w:ascii="Kepler Std Light" w:hAnsi="Kepler Std Light"/>
      <w:i/>
      <w:iCs/>
      <w:color w:val="0F4761" w:themeColor="accent1" w:themeShade="BF"/>
    </w:rPr>
  </w:style>
  <w:style w:type="character" w:styleId="IntenseReference">
    <w:name w:val="Intense Reference"/>
    <w:basedOn w:val="DefaultParagraphFont"/>
    <w:uiPriority w:val="32"/>
    <w:qFormat/>
    <w:rsid w:val="000F5DE4"/>
    <w:rPr>
      <w:b/>
      <w:bCs/>
      <w:smallCaps/>
      <w:color w:val="0F4761" w:themeColor="accent1" w:themeShade="BF"/>
      <w:spacing w:val="5"/>
    </w:rPr>
  </w:style>
  <w:style w:type="paragraph" w:customStyle="1" w:styleId="Level">
    <w:name w:val="Level"/>
    <w:basedOn w:val="Normal"/>
    <w:qFormat/>
    <w:rsid w:val="007824F7"/>
    <w:pPr>
      <w:keepNext/>
      <w:spacing w:before="480" w:after="120"/>
    </w:pPr>
    <w:rPr>
      <w:b/>
      <w:bCs/>
      <w:u w:val="single"/>
    </w:rPr>
  </w:style>
  <w:style w:type="paragraph" w:customStyle="1" w:styleId="Tier">
    <w:name w:val="Tier"/>
    <w:basedOn w:val="Normal"/>
    <w:qFormat/>
    <w:rsid w:val="007824F7"/>
    <w:pPr>
      <w:keepNext/>
      <w:spacing w:before="240" w:after="120"/>
      <w:ind w:left="360"/>
    </w:pPr>
    <w:rPr>
      <w:b/>
      <w:bCs/>
    </w:rPr>
  </w:style>
  <w:style w:type="paragraph" w:styleId="Revision">
    <w:name w:val="Revision"/>
    <w:hidden/>
    <w:uiPriority w:val="99"/>
    <w:semiHidden/>
    <w:rsid w:val="00B521A0"/>
    <w:rPr>
      <w:rFonts w:ascii="Kepler Std Light" w:hAnsi="Kepler Std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2736</Words>
  <Characters>15596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Hoffman</dc:creator>
  <cp:keywords/>
  <dc:description/>
  <cp:lastModifiedBy>Alexander Hoffman</cp:lastModifiedBy>
  <cp:revision>33</cp:revision>
  <dcterms:created xsi:type="dcterms:W3CDTF">2025-08-29T16:55:00Z</dcterms:created>
  <dcterms:modified xsi:type="dcterms:W3CDTF">2025-11-19T21:14:00Z</dcterms:modified>
</cp:coreProperties>
</file>