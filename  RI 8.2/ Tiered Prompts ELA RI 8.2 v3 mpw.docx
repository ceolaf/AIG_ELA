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72B2" w14:textId="3B534096" w:rsidR="009C07CB" w:rsidRDefault="009C07CB" w:rsidP="00C07C70">
      <w:pPr>
        <w:pStyle w:val="Level"/>
        <w:rPr>
          <w:ins w:id="0" w:author="Alexander Hoffman" w:date="2025-10-31T12:11:00Z" w16du:dateUtc="2025-10-31T16:11:00Z"/>
        </w:rPr>
      </w:pPr>
      <w:bookmarkStart w:id="1" w:name="_Hlk212099731"/>
      <w:bookmarkStart w:id="2" w:name="OLE_LINK1"/>
      <w:bookmarkStart w:id="3" w:name="OLE_LINK7"/>
      <w:bookmarkStart w:id="4" w:name="OLE_LINK2"/>
      <w:bookmarkStart w:id="5" w:name="_Hlk207364831"/>
      <w:ins w:id="6" w:author="Alexander Hoffman" w:date="2025-10-31T12:11:00Z" w16du:dateUtc="2025-10-31T16:11:00Z">
        <w:r>
          <w:t>Core of the Standard</w:t>
        </w:r>
      </w:ins>
      <w:ins w:id="7" w:author="Alexander Hoffman" w:date="2025-10-31T12:15:00Z" w16du:dateUtc="2025-10-31T16:15:00Z">
        <w:r>
          <w:t xml:space="preserve">: </w:t>
        </w:r>
        <w:r w:rsidRPr="008F5B87">
          <w:t>recognizing *how* a central or primary idea in the text develops over the course of the text (e.g., expands, contracts, clarifies, problematizes, fades out, comes to dominate)</w:t>
        </w:r>
      </w:ins>
    </w:p>
    <w:p w14:paraId="0570F2A0" w14:textId="5F79A045" w:rsidR="003010FB" w:rsidRPr="003010FB" w:rsidRDefault="003010FB" w:rsidP="00C07C70">
      <w:pPr>
        <w:pStyle w:val="Level"/>
      </w:pPr>
      <w:r w:rsidRPr="003010FB">
        <w:t>Level 2: Standard code, language of standard.</w:t>
      </w:r>
    </w:p>
    <w:bookmarkEnd w:id="1"/>
    <w:p w14:paraId="69FC4447" w14:textId="523C3F23" w:rsidR="00C07C70" w:rsidRPr="00C07C70" w:rsidRDefault="00C07C70" w:rsidP="00C07C70">
      <w:pPr>
        <w:pStyle w:val="Tier"/>
      </w:pPr>
      <w:r w:rsidRPr="00C07C70">
        <w:t xml:space="preserve">Tier </w:t>
      </w:r>
      <w:r w:rsidR="00322017" w:rsidRPr="00C07C70">
        <w:t xml:space="preserve">2a) </w:t>
      </w:r>
    </w:p>
    <w:p w14:paraId="3394F9F2" w14:textId="1A3A1943" w:rsidR="00B47695" w:rsidRDefault="00C07C70" w:rsidP="00FC7912">
      <w:pPr>
        <w:ind w:left="360"/>
      </w:pPr>
      <w:bookmarkStart w:id="8" w:name="_Hlk212101390"/>
      <w:bookmarkStart w:id="9" w:name="_Hlk212100481"/>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w:t>
      </w:r>
      <w:r w:rsidR="00B47695">
        <w:t xml:space="preserve">Common Core State Standard </w:t>
      </w:r>
      <w:r w:rsidR="008F5B87">
        <w:t>RI.8.2</w:t>
      </w:r>
      <w:r w:rsidR="00322017">
        <w:t>,</w:t>
      </w:r>
      <w:r w:rsidR="00322017" w:rsidRPr="00322017">
        <w:t xml:space="preserve"> </w:t>
      </w:r>
      <w:bookmarkEnd w:id="8"/>
      <w:r w:rsidR="00322017">
        <w:t>‘</w:t>
      </w:r>
      <w:r w:rsidR="008F5B87">
        <w:t>Determine a central idea of a text and analyze its development over the course of the text, including its relationship to supporting ideas; provide an objective summary of the text</w:t>
      </w:r>
      <w:bookmarkEnd w:id="2"/>
      <w:r w:rsidR="00FC7912">
        <w:t>.’</w:t>
      </w:r>
      <w:r w:rsidR="003974A2">
        <w:t xml:space="preserve"> </w:t>
      </w:r>
    </w:p>
    <w:p w14:paraId="74969C81" w14:textId="77777777" w:rsidR="00C07C70" w:rsidRDefault="00C07C70" w:rsidP="00C07C70">
      <w:pPr>
        <w:ind w:left="360"/>
      </w:pPr>
    </w:p>
    <w:p w14:paraId="0E307518" w14:textId="6674C249" w:rsidR="00C07C70" w:rsidRDefault="00C07C70" w:rsidP="00C07C70">
      <w:pPr>
        <w:ind w:left="360"/>
      </w:pPr>
      <w:r>
        <w:t>·      The key (</w:t>
      </w:r>
      <w:r w:rsidR="00050D09">
        <w:t>i.e.,</w:t>
      </w:r>
      <w:r>
        <w:t xml:space="preserve"> the correct answer option] should be marked with an “*”.</w:t>
      </w:r>
    </w:p>
    <w:p w14:paraId="7408E47F" w14:textId="77777777" w:rsidR="00C07C70" w:rsidRDefault="00C07C70" w:rsidP="00C07C70">
      <w:pPr>
        <w:ind w:left="360"/>
      </w:pPr>
      <w:r>
        <w:t>·      Please include rationales for each answer option that lay out the steps or reasoning that would lead to each response.</w:t>
      </w:r>
    </w:p>
    <w:p w14:paraId="1432C09E" w14:textId="77777777" w:rsidR="00C07C70" w:rsidRDefault="00C07C70" w:rsidP="00C07C70">
      <w:pPr>
        <w:ind w:left="360"/>
      </w:pPr>
      <w:r>
        <w:t>·      If you revise the item, please make sure to include the full final version at the end.</w:t>
      </w:r>
    </w:p>
    <w:bookmarkEnd w:id="9"/>
    <w:p w14:paraId="1FDFD3F5" w14:textId="6C3B775F" w:rsidR="00C07C70" w:rsidRPr="00C07C70" w:rsidRDefault="00C07C70" w:rsidP="00C07C70">
      <w:pPr>
        <w:pStyle w:val="Tier"/>
      </w:pPr>
      <w:r w:rsidRPr="00C07C70">
        <w:t xml:space="preserve">Tier </w:t>
      </w:r>
      <w:r w:rsidR="00322017" w:rsidRPr="00C07C70">
        <w:t>2</w:t>
      </w:r>
      <w:r w:rsidRPr="00C07C70">
        <w:t>b</w:t>
      </w:r>
      <w:r w:rsidR="00322017" w:rsidRPr="00C07C70">
        <w:t>)</w:t>
      </w:r>
      <w:bookmarkStart w:id="10" w:name="_Hlk212099861"/>
      <w:bookmarkEnd w:id="3"/>
    </w:p>
    <w:p w14:paraId="1578E239" w14:textId="041048BE" w:rsidR="00C07C70" w:rsidRDefault="00C07C70" w:rsidP="00C07C70">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RI.8.2,</w:t>
      </w:r>
      <w:r w:rsidRPr="00322017">
        <w:t xml:space="preserve"> </w:t>
      </w:r>
      <w:r>
        <w:t>‘Determine a central idea of a text and analyze its development over the course of the text, including its relationship to supporting ideas; provide an objective summary of the text</w:t>
      </w:r>
      <w:r w:rsidR="00FC7912">
        <w:t>.’</w:t>
      </w:r>
      <w:r>
        <w:t xml:space="preserve"> </w:t>
      </w:r>
    </w:p>
    <w:p w14:paraId="598B5B2E" w14:textId="77777777" w:rsidR="00C07C70" w:rsidRDefault="00C07C70" w:rsidP="00C07C70">
      <w:pPr>
        <w:ind w:left="360"/>
      </w:pPr>
    </w:p>
    <w:p w14:paraId="5235CF92" w14:textId="48AFFB82" w:rsidR="00C07C70" w:rsidRDefault="00C07C70" w:rsidP="00C07C70">
      <w:pPr>
        <w:ind w:left="360"/>
      </w:pPr>
      <w:bookmarkStart w:id="11" w:name="_Hlk212101885"/>
      <w:r>
        <w:t>·      The key (</w:t>
      </w:r>
      <w:r w:rsidR="00050D09">
        <w:t>i.e.,</w:t>
      </w:r>
      <w:r>
        <w:t xml:space="preserve"> the correct answer option] should be marked with an “*”.</w:t>
      </w:r>
    </w:p>
    <w:p w14:paraId="75690866" w14:textId="77777777" w:rsidR="00C07C70" w:rsidRDefault="00C07C70" w:rsidP="00C07C70">
      <w:pPr>
        <w:ind w:left="360"/>
      </w:pPr>
      <w:r>
        <w:t>·      Please include rationales for each answer option that lay out the steps or reasoning that would lead to each response.</w:t>
      </w:r>
    </w:p>
    <w:p w14:paraId="597434A1" w14:textId="77777777" w:rsidR="00C07C70" w:rsidRDefault="00C07C70" w:rsidP="00C07C70">
      <w:pPr>
        <w:ind w:left="360"/>
      </w:pPr>
      <w:r>
        <w:t>·      If you revise the item, please make sure to include the full final version at the end.</w:t>
      </w:r>
    </w:p>
    <w:p w14:paraId="5A13DCD4" w14:textId="77777777" w:rsidR="00C07C70" w:rsidRDefault="00C07C70" w:rsidP="00C07C70">
      <w:pPr>
        <w:ind w:left="360"/>
      </w:pPr>
    </w:p>
    <w:p w14:paraId="470B90C6" w14:textId="57330F81" w:rsidR="00C07C70" w:rsidRDefault="00C07C70" w:rsidP="00C07C70">
      <w:pPr>
        <w:ind w:left="360"/>
      </w:pPr>
      <w:r>
        <w:t>Your goal is for each item to score well on the LBIDAT, whose complete text is included below.</w:t>
      </w:r>
    </w:p>
    <w:bookmarkEnd w:id="11"/>
    <w:p w14:paraId="4EA45132" w14:textId="21BDDB04" w:rsidR="00322017" w:rsidRPr="003010FB" w:rsidRDefault="003010FB" w:rsidP="00C07C70">
      <w:pPr>
        <w:pStyle w:val="Level"/>
      </w:pPr>
      <w:r w:rsidRPr="003010FB">
        <w:t xml:space="preserve">Level </w:t>
      </w:r>
      <w:r>
        <w:t>3</w:t>
      </w:r>
      <w:r w:rsidRPr="003010FB">
        <w:t>: Standard code, language of standard</w:t>
      </w:r>
      <w:r>
        <w:t>, 50-75 word standard expansion</w:t>
      </w:r>
    </w:p>
    <w:bookmarkEnd w:id="10"/>
    <w:p w14:paraId="0A2F0474" w14:textId="77777777" w:rsidR="00C07C70" w:rsidRDefault="00C07C70" w:rsidP="00C07C70">
      <w:pPr>
        <w:pStyle w:val="Tier"/>
      </w:pPr>
      <w:r>
        <w:t xml:space="preserve">Tier </w:t>
      </w:r>
      <w:r w:rsidR="00282FB4">
        <w:t>3a)</w:t>
      </w:r>
    </w:p>
    <w:p w14:paraId="4680501A" w14:textId="02146299" w:rsidR="00282FB4" w:rsidRDefault="00F1247E" w:rsidP="003010FB">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RI.8.2,</w:t>
      </w:r>
      <w:r w:rsidRPr="00322017">
        <w:t xml:space="preserve"> </w:t>
      </w:r>
      <w:r w:rsidR="00282FB4">
        <w:t>‘</w:t>
      </w:r>
      <w:r w:rsidR="008F5B87">
        <w:t>Determine a central idea of a text and analyze its development over the course of the text, including its relationship to supporting ideas; provide an objective summary of the text</w:t>
      </w:r>
      <w:r w:rsidR="00DB1E82">
        <w:t>,’</w:t>
      </w:r>
      <w:r w:rsidR="00282FB4">
        <w:t xml:space="preserve"> using the following literary passage. </w:t>
      </w:r>
      <w:bookmarkStart w:id="12" w:name="OLE_LINK9"/>
      <w:r w:rsidR="00282FB4">
        <w:t xml:space="preserve">That standard </w:t>
      </w:r>
      <w:del w:id="13" w:author="Alexander Hoffman" w:date="2025-10-31T12:22:00Z" w16du:dateUtc="2025-10-31T16:22:00Z">
        <w:r w:rsidR="00282FB4" w:rsidDel="00E921D0">
          <w:delText>means</w:delText>
        </w:r>
      </w:del>
      <w:ins w:id="14" w:author="Alexander Hoffman" w:date="2025-10-31T12:22:00Z" w16du:dateUtc="2025-10-31T16:22:00Z">
        <w:r w:rsidR="00E921D0">
          <w:t>refers to</w:t>
        </w:r>
      </w:ins>
      <w:r w:rsidR="00282FB4">
        <w:t>, “</w:t>
      </w:r>
      <w:bookmarkStart w:id="15" w:name="OLE_LINK22"/>
      <w:bookmarkStart w:id="16" w:name="_Hlk212805959"/>
      <w:ins w:id="17" w:author="Alexander Hoffman" w:date="2025-10-31T12:23:00Z" w16du:dateUtc="2025-10-31T16:23:00Z">
        <w:r w:rsidR="00E921D0">
          <w:t>A r</w:t>
        </w:r>
        <w:r w:rsidR="00E921D0">
          <w:t xml:space="preserve">ecurring or developing idea or theme that can be traced </w:t>
        </w:r>
        <w:r w:rsidR="00E921D0">
          <w:lastRenderedPageBreak/>
          <w:t>through a text</w:t>
        </w:r>
        <w:r w:rsidR="00E921D0">
          <w:t xml:space="preserve">, and asks about </w:t>
        </w:r>
      </w:ins>
      <w:del w:id="18" w:author="Alexander Hoffman" w:date="2025-10-31T12:23:00Z" w16du:dateUtc="2025-10-31T16:23:00Z">
        <w:r w:rsidR="008F5B87" w:rsidRPr="008F5B87" w:rsidDel="00E921D0">
          <w:delText xml:space="preserve">Recognize what is in an informational text by </w:delText>
        </w:r>
      </w:del>
      <w:bookmarkStart w:id="19" w:name="_Hlk212805326"/>
      <w:r w:rsidR="008F5B87" w:rsidRPr="008F5B87">
        <w:t xml:space="preserve">recognizing *how* </w:t>
      </w:r>
      <w:ins w:id="20" w:author="Alexander Hoffman" w:date="2025-10-31T12:23:00Z" w16du:dateUtc="2025-10-31T16:23:00Z">
        <w:r w:rsidR="00E921D0">
          <w:t xml:space="preserve">it develops </w:t>
        </w:r>
      </w:ins>
      <w:del w:id="21" w:author="Alexander Hoffman" w:date="2025-10-31T12:23:00Z" w16du:dateUtc="2025-10-31T16:23:00Z">
        <w:r w:rsidR="008F5B87" w:rsidRPr="008F5B87" w:rsidDel="00E921D0">
          <w:delText xml:space="preserve">a central or primary idea in the text develops </w:delText>
        </w:r>
      </w:del>
      <w:r w:rsidR="008F5B87" w:rsidRPr="008F5B87">
        <w:t>over the course of the text (e.g., expands, contracts, clarifies, problematizes, fades out, comes to dominate)</w:t>
      </w:r>
      <w:bookmarkEnd w:id="19"/>
      <w:r w:rsidR="008F5B87" w:rsidRPr="008F5B87">
        <w:t xml:space="preserve">. This must include that central or primary idea’s relationship to supporting or secondary ideas in the text. Includes picking out a central idea </w:t>
      </w:r>
      <w:ins w:id="22" w:author="Alexander Hoffman" w:date="2025-10-31T12:24:00Z" w16du:dateUtc="2025-10-31T16:24:00Z">
        <w:r w:rsidR="00E921D0">
          <w:t xml:space="preserve">only if it also includes </w:t>
        </w:r>
      </w:ins>
      <w:del w:id="23" w:author="Alexander Hoffman" w:date="2025-10-31T12:24:00Z" w16du:dateUtc="2025-10-31T16:24:00Z">
        <w:r w:rsidR="008F5B87" w:rsidRPr="008F5B87" w:rsidDel="00E921D0">
          <w:delText xml:space="preserve">*and* </w:delText>
        </w:r>
      </w:del>
      <w:r w:rsidR="008F5B87" w:rsidRPr="008F5B87">
        <w:t>tracing its development</w:t>
      </w:r>
      <w:bookmarkEnd w:id="15"/>
      <w:r w:rsidR="00282FB4">
        <w:t>.”</w:t>
      </w:r>
      <w:bookmarkEnd w:id="12"/>
      <w:bookmarkEnd w:id="16"/>
    </w:p>
    <w:p w14:paraId="2008D231" w14:textId="5ECBBFC2" w:rsidR="00FC7912" w:rsidRDefault="00FC7912" w:rsidP="00FC7912">
      <w:pPr>
        <w:ind w:left="360"/>
      </w:pPr>
      <w:r>
        <w:t>·      The key (</w:t>
      </w:r>
      <w:r w:rsidR="00050D09">
        <w:t>i.e.,</w:t>
      </w:r>
      <w:r>
        <w:t xml:space="preserve"> the correct answer option] should be marked with an “*”.</w:t>
      </w:r>
    </w:p>
    <w:p w14:paraId="0D747340" w14:textId="77777777" w:rsidR="00FC7912" w:rsidRDefault="00FC7912" w:rsidP="00FC7912">
      <w:pPr>
        <w:ind w:left="360"/>
      </w:pPr>
      <w:r>
        <w:t>·      Please include rationales for each answer option that lay out the steps or reasoning that would lead to each response.</w:t>
      </w:r>
    </w:p>
    <w:p w14:paraId="477622BC" w14:textId="77777777" w:rsidR="00FC7912" w:rsidRDefault="00FC7912" w:rsidP="00FC7912">
      <w:pPr>
        <w:ind w:left="360"/>
      </w:pPr>
      <w:r>
        <w:t>·      If you revise the item, please make sure to include the full final version at the end.</w:t>
      </w:r>
    </w:p>
    <w:p w14:paraId="1A1F60E3" w14:textId="77777777" w:rsidR="00FC7912" w:rsidRDefault="00FC7912" w:rsidP="00FC7912">
      <w:pPr>
        <w:ind w:left="360"/>
        <w:rPr>
          <w:ins w:id="24" w:author="Alexander Hoffman" w:date="2025-10-31T12:18:00Z" w16du:dateUtc="2025-10-31T16:18:00Z"/>
        </w:rPr>
      </w:pPr>
    </w:p>
    <w:p w14:paraId="31C89076" w14:textId="330173EE" w:rsidR="009C07CB" w:rsidRDefault="009C07CB" w:rsidP="00FC7912">
      <w:pPr>
        <w:ind w:left="360"/>
        <w:rPr>
          <w:ins w:id="25" w:author="Alexander Hoffman" w:date="2025-10-31T12:18:00Z" w16du:dateUtc="2025-10-31T16:18:00Z"/>
        </w:rPr>
      </w:pPr>
      <w:ins w:id="26" w:author="Alexander Hoffman" w:date="2025-10-31T12:18:00Z" w16du:dateUtc="2025-10-31T16:18:00Z">
        <w:r>
          <w:t>A larger concept that multiple smaller ideas or details in a text support</w:t>
        </w:r>
      </w:ins>
    </w:p>
    <w:p w14:paraId="79CC843E" w14:textId="77777777" w:rsidR="00E921D0" w:rsidRDefault="009C07CB" w:rsidP="00FC7912">
      <w:pPr>
        <w:ind w:left="360"/>
        <w:rPr>
          <w:ins w:id="27" w:author="Alexander Hoffman" w:date="2025-10-31T12:22:00Z" w16du:dateUtc="2025-10-31T16:22:00Z"/>
        </w:rPr>
      </w:pPr>
      <w:bookmarkStart w:id="28" w:name="_Hlk212805774"/>
      <w:ins w:id="29" w:author="Alexander Hoffman" w:date="2025-10-31T12:18:00Z" w16du:dateUtc="2025-10-31T16:18:00Z">
        <w:r>
          <w:t xml:space="preserve">Recurring </w:t>
        </w:r>
      </w:ins>
      <w:ins w:id="30" w:author="Alexander Hoffman" w:date="2025-10-31T12:20:00Z" w16du:dateUtc="2025-10-31T16:20:00Z">
        <w:r>
          <w:t xml:space="preserve">or developing </w:t>
        </w:r>
      </w:ins>
      <w:ins w:id="31" w:author="Alexander Hoffman" w:date="2025-10-31T12:18:00Z" w16du:dateUtc="2025-10-31T16:18:00Z">
        <w:r>
          <w:t xml:space="preserve">idea or theme </w:t>
        </w:r>
      </w:ins>
      <w:ins w:id="32" w:author="Alexander Hoffman" w:date="2025-10-31T12:22:00Z" w16du:dateUtc="2025-10-31T16:22:00Z">
        <w:r w:rsidR="00E921D0">
          <w:t>that can be traced through a text</w:t>
        </w:r>
        <w:bookmarkEnd w:id="28"/>
      </w:ins>
    </w:p>
    <w:p w14:paraId="4E168857" w14:textId="6774757F" w:rsidR="009C07CB" w:rsidRDefault="009C07CB" w:rsidP="00FC7912">
      <w:pPr>
        <w:ind w:left="360"/>
      </w:pPr>
      <w:ins w:id="33" w:author="Alexander Hoffman" w:date="2025-10-31T12:18:00Z" w16du:dateUtc="2025-10-31T16:18:00Z">
        <w:r>
          <w:t xml:space="preserve"> other ideas connect to</w:t>
        </w:r>
      </w:ins>
    </w:p>
    <w:p w14:paraId="2DE1FC75" w14:textId="113E895E" w:rsidR="00C07C70" w:rsidRDefault="00C07C70" w:rsidP="00C07C70">
      <w:pPr>
        <w:pStyle w:val="Tier"/>
      </w:pPr>
      <w:r>
        <w:t xml:space="preserve">Tier </w:t>
      </w:r>
      <w:r w:rsidR="00282FB4">
        <w:t>3b)</w:t>
      </w:r>
    </w:p>
    <w:p w14:paraId="7A15D97A" w14:textId="77777777" w:rsidR="00FC7912" w:rsidRDefault="00F1247E" w:rsidP="003010FB">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RI.8.2,</w:t>
      </w:r>
      <w:r w:rsidR="00282FB4" w:rsidRPr="00322017">
        <w:t xml:space="preserve"> </w:t>
      </w:r>
      <w:r w:rsidR="00282FB4">
        <w:t>‘</w:t>
      </w:r>
      <w:r w:rsidR="008F5B87">
        <w:t>Determine a central idea of a text and analyze its development over the course of the text, including its relationship to supporting ideas; provide an objective summary of the text</w:t>
      </w:r>
      <w:r w:rsidR="00DB1E82">
        <w:t>,’</w:t>
      </w:r>
      <w:r w:rsidR="00282FB4">
        <w:t xml:space="preserve"> using the following literary passage. That standard means, “</w:t>
      </w:r>
      <w:r w:rsidR="008F5B87" w:rsidRPr="008F5B87">
        <w:t>Recognize what is in an informational text by recognizing *how* a central or primary idea in the text develops over the course of the text (e.g., expands, contracts, clarifies, problematizes, fades out, comes to dominate). This must include that central or primary idea’s relationship to supporting or secondary ideas in the text. Includes picking out a central idea *and* tracing its development</w:t>
      </w:r>
      <w:r w:rsidR="00282FB4">
        <w:t xml:space="preserve">.” </w:t>
      </w:r>
    </w:p>
    <w:p w14:paraId="7BCCE365" w14:textId="77777777" w:rsidR="00FC7912" w:rsidRDefault="00FC7912" w:rsidP="003010FB">
      <w:pPr>
        <w:ind w:left="360"/>
      </w:pPr>
    </w:p>
    <w:p w14:paraId="3F1E377E" w14:textId="0F5FF0B1" w:rsidR="00FC7912" w:rsidRDefault="00FC7912" w:rsidP="00FC7912">
      <w:pPr>
        <w:ind w:left="360"/>
      </w:pPr>
      <w:bookmarkStart w:id="34" w:name="_Hlk212099907"/>
      <w:r>
        <w:t>·      The key (</w:t>
      </w:r>
      <w:r w:rsidR="00050D09">
        <w:t>i.e.,</w:t>
      </w:r>
      <w:r>
        <w:t xml:space="preserve"> the correct answer option] should be marked with an “*”.</w:t>
      </w:r>
    </w:p>
    <w:p w14:paraId="0543C274" w14:textId="77777777" w:rsidR="00FC7912" w:rsidRDefault="00FC7912" w:rsidP="00FC7912">
      <w:pPr>
        <w:ind w:left="360"/>
      </w:pPr>
      <w:r>
        <w:t>·      Please include rationales for each answer option that lay out the steps or reasoning that would lead to each response.</w:t>
      </w:r>
    </w:p>
    <w:p w14:paraId="1387A247" w14:textId="77777777" w:rsidR="00FC7912" w:rsidRDefault="00FC7912" w:rsidP="00FC7912">
      <w:pPr>
        <w:ind w:left="360"/>
      </w:pPr>
      <w:r>
        <w:t>·      If you revise the item, please make sure to include the full final version at the end.</w:t>
      </w:r>
    </w:p>
    <w:p w14:paraId="556931DE" w14:textId="77777777" w:rsidR="00FC7912" w:rsidRDefault="00FC7912" w:rsidP="00FC7912">
      <w:pPr>
        <w:ind w:left="360"/>
      </w:pPr>
    </w:p>
    <w:p w14:paraId="3FAAF4B4" w14:textId="77777777" w:rsidR="00FC7912" w:rsidRDefault="00FC7912" w:rsidP="00FC7912">
      <w:pPr>
        <w:ind w:left="360"/>
      </w:pPr>
      <w:r>
        <w:t>Your goal is for each item to score well on the LBIDAT, whose complete text is included below.</w:t>
      </w:r>
    </w:p>
    <w:p w14:paraId="40F340A2" w14:textId="77A9C440" w:rsidR="00282FB4" w:rsidRPr="003010FB" w:rsidRDefault="003010FB" w:rsidP="00C07C70">
      <w:pPr>
        <w:pStyle w:val="Level"/>
      </w:pPr>
      <w:r w:rsidRPr="003010FB">
        <w:t xml:space="preserve">Level </w:t>
      </w:r>
      <w:r>
        <w:t>4</w:t>
      </w:r>
      <w:r w:rsidRPr="003010FB">
        <w:t>: Standard code, language of standard</w:t>
      </w:r>
      <w:r>
        <w:t>, 100+ word standard expansion</w:t>
      </w:r>
    </w:p>
    <w:bookmarkEnd w:id="34"/>
    <w:p w14:paraId="4918C9EB" w14:textId="205C85C7" w:rsidR="00C07C70" w:rsidRDefault="00C07C70" w:rsidP="00C07C70">
      <w:pPr>
        <w:pStyle w:val="Tier"/>
      </w:pPr>
      <w:r>
        <w:t xml:space="preserve">Tier </w:t>
      </w:r>
      <w:r w:rsidR="00282FB4">
        <w:t>4a)</w:t>
      </w:r>
    </w:p>
    <w:p w14:paraId="4F036E7A" w14:textId="6B9F984B" w:rsidR="00282FB4" w:rsidRDefault="00F1247E" w:rsidP="003010FB">
      <w:pPr>
        <w:ind w:left="360"/>
        <w:rPr>
          <w:ins w:id="35" w:author="Alexander Hoffman" w:date="2025-10-31T12:25:00Z" w16du:dateUtc="2025-10-31T16:25:00Z"/>
        </w:rPr>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RI.8.2,</w:t>
      </w:r>
      <w:r w:rsidRPr="00322017">
        <w:t xml:space="preserve"> </w:t>
      </w:r>
      <w:r w:rsidR="00282FB4">
        <w:t>‘</w:t>
      </w:r>
      <w:r w:rsidR="008F5B87">
        <w:t>Determine a central idea of a text and analyze its development over the course of the text, including its relationship to supporting ideas; provide an objective summary of the text</w:t>
      </w:r>
      <w:r w:rsidR="00DB1E82">
        <w:t>,’</w:t>
      </w:r>
      <w:r w:rsidR="00282FB4">
        <w:t xml:space="preserve"> using the following literary passage. That standard means, “</w:t>
      </w:r>
      <w:bookmarkStart w:id="36" w:name="OLE_LINK24"/>
      <w:r w:rsidR="008F5B87" w:rsidRPr="008F5B87">
        <w:t xml:space="preserve">A grade 8 informational text should be built of ideas, some central or primary, and some supporting. Furthermore, </w:t>
      </w:r>
      <w:del w:id="37" w:author="Alexander Hoffman" w:date="2025-10-24T08:01:00Z" w16du:dateUtc="2025-10-24T12:01:00Z">
        <w:r w:rsidR="008F5B87" w:rsidRPr="008F5B87" w:rsidDel="00050D09">
          <w:delText xml:space="preserve">ideas </w:delText>
        </w:r>
      </w:del>
      <w:r w:rsidR="008F5B87" w:rsidRPr="008F5B87">
        <w:t>central ideas should develop—or at least their presentation should—over the course of the text</w:t>
      </w:r>
      <w:ins w:id="38" w:author="Alexander Hoffman" w:date="2025-10-31T12:30:00Z" w16du:dateUtc="2025-10-31T16:30:00Z">
        <w:r w:rsidR="00E921D0">
          <w:t xml:space="preserve"> </w:t>
        </w:r>
        <w:r w:rsidR="00E921D0" w:rsidRPr="008F5B87">
          <w:t xml:space="preserve">(e.g., expands, contracts, clarifies, </w:t>
        </w:r>
        <w:r w:rsidR="00E921D0" w:rsidRPr="008F5B87">
          <w:lastRenderedPageBreak/>
          <w:t>problematizes, fades out, comes to dominate)</w:t>
        </w:r>
      </w:ins>
      <w:r w:rsidR="008F5B87" w:rsidRPr="008F5B87">
        <w:t xml:space="preserve">. This standard is about recognizing </w:t>
      </w:r>
      <w:del w:id="39" w:author="Alexander Hoffman" w:date="2025-10-31T12:29:00Z" w16du:dateUtc="2025-10-31T16:29:00Z">
        <w:r w:rsidR="008F5B87" w:rsidRPr="008F5B87" w:rsidDel="00E921D0">
          <w:delText xml:space="preserve">what is in a text by recognizing </w:delText>
        </w:r>
      </w:del>
      <w:r w:rsidR="008F5B87" w:rsidRPr="008F5B87">
        <w:t>all of that interplay and structure in an informational text and consciously analyzing it or breaking it down. It requires test takers to recognize a central or primary idea—often one of multiple such ideas in a text—and how it relates to supporting ideas in the text. The answer options should lay out relationships or developments between a candidate central idea and candidates supporting ideas. Answer options may present different options for *how* a single idea has developed and/or how multiple different candidate ideas have developed</w:t>
      </w:r>
      <w:bookmarkEnd w:id="36"/>
      <w:r w:rsidR="00282FB4" w:rsidRPr="00282FB4">
        <w:t>.</w:t>
      </w:r>
      <w:r w:rsidR="00282FB4">
        <w:t>”</w:t>
      </w:r>
    </w:p>
    <w:p w14:paraId="610C7AF2" w14:textId="6B75A5C9" w:rsidR="00E921D0" w:rsidDel="00E921D0" w:rsidRDefault="00E921D0" w:rsidP="003010FB">
      <w:pPr>
        <w:ind w:left="360"/>
        <w:rPr>
          <w:del w:id="40" w:author="Alexander Hoffman" w:date="2025-10-31T12:30:00Z" w16du:dateUtc="2025-10-31T16:30:00Z"/>
        </w:rPr>
      </w:pPr>
      <w:bookmarkStart w:id="41" w:name="_Hlk212806035"/>
    </w:p>
    <w:bookmarkEnd w:id="41"/>
    <w:p w14:paraId="4EEE9DED" w14:textId="77777777" w:rsidR="00FC7912" w:rsidRDefault="00FC7912" w:rsidP="003010FB">
      <w:pPr>
        <w:ind w:left="360"/>
      </w:pPr>
    </w:p>
    <w:p w14:paraId="2EA3B439" w14:textId="52294F24" w:rsidR="00FC7912" w:rsidRDefault="00FC7912" w:rsidP="00FC7912">
      <w:pPr>
        <w:ind w:left="360"/>
      </w:pPr>
      <w:r>
        <w:t>·      The key (</w:t>
      </w:r>
      <w:r w:rsidR="00050D09">
        <w:t>i.e.,</w:t>
      </w:r>
      <w:r>
        <w:t xml:space="preserve"> the correct answer option] should be marked with an “*”.</w:t>
      </w:r>
    </w:p>
    <w:p w14:paraId="5945C373" w14:textId="77777777" w:rsidR="00FC7912" w:rsidRDefault="00FC7912" w:rsidP="00FC7912">
      <w:pPr>
        <w:ind w:left="360"/>
      </w:pPr>
      <w:r>
        <w:t>·      Please include rationales for each answer option that lay out the steps or reasoning that would lead to each response.</w:t>
      </w:r>
    </w:p>
    <w:p w14:paraId="046E3E3C" w14:textId="75E9DAF8" w:rsidR="00FC7912" w:rsidRDefault="00FC7912" w:rsidP="00FC7912">
      <w:pPr>
        <w:ind w:left="360"/>
      </w:pPr>
      <w:r>
        <w:t>·      If you revise the item, please make sure to include the full final version at the end.</w:t>
      </w:r>
    </w:p>
    <w:p w14:paraId="481C6E12" w14:textId="1CCC9BC1" w:rsidR="00C07C70" w:rsidRDefault="00C07C70" w:rsidP="00C07C70">
      <w:pPr>
        <w:pStyle w:val="Tier"/>
      </w:pPr>
      <w:r>
        <w:t xml:space="preserve">Tier </w:t>
      </w:r>
      <w:r w:rsidR="00282FB4">
        <w:t>4b)</w:t>
      </w:r>
    </w:p>
    <w:p w14:paraId="4CF7C84B" w14:textId="05D194B1" w:rsidR="00282FB4" w:rsidRDefault="00DB4D94" w:rsidP="003010FB">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RI.8.2,</w:t>
      </w:r>
      <w:r w:rsidRPr="00322017">
        <w:t xml:space="preserve"> </w:t>
      </w:r>
      <w:r w:rsidR="00282FB4">
        <w:t>‘</w:t>
      </w:r>
      <w:r w:rsidR="008F5B87">
        <w:t>Determine a central idea of a text and analyze its development over the course of the text, including its relationship to supporting ideas; provide an objective summary of the text</w:t>
      </w:r>
      <w:r w:rsidR="00DB1E82">
        <w:t>,’</w:t>
      </w:r>
      <w:r w:rsidR="00282FB4">
        <w:t xml:space="preserve"> using the following literary passage. That standard means, “</w:t>
      </w:r>
      <w:r w:rsidR="008F5B87" w:rsidRPr="008F5B87">
        <w:t xml:space="preserve">A grade 8 informational text should be built of ideas, some central or primary, and some supporting. Furthermore, </w:t>
      </w:r>
      <w:del w:id="42" w:author="Alexander Hoffman" w:date="2025-10-24T08:03:00Z" w16du:dateUtc="2025-10-24T12:03:00Z">
        <w:r w:rsidR="008F5B87" w:rsidRPr="008F5B87" w:rsidDel="00050D09">
          <w:delText xml:space="preserve">ideas </w:delText>
        </w:r>
      </w:del>
      <w:r w:rsidR="008F5B87" w:rsidRPr="008F5B87">
        <w:t>central ideas should develop—or at least their presentation should—over the course of the text. This standard is about recognizing what is in a text by recognizing all of that interplay and structure in an informational text and consciously analyzing it or breaking it down. It requires test takers to recognize a central or primary idea—often one of multiple such ideas in a text—and how it relates to supporting ideas in the text. The answer options should lay out relationships or developments between a candidate central idea and candidates supporting ideas. Answer options may present different options for *how* a single idea has developed and/or how multiple different candidate ideas have developed</w:t>
      </w:r>
      <w:r w:rsidR="00282FB4" w:rsidRPr="00282FB4">
        <w:t>.</w:t>
      </w:r>
      <w:r w:rsidR="00282FB4">
        <w:t>” You should write an item that scores well on the LBIDAT, which is detailed below.</w:t>
      </w:r>
    </w:p>
    <w:p w14:paraId="5FF7E721" w14:textId="77777777" w:rsidR="00FC7912" w:rsidRDefault="00FC7912" w:rsidP="003010FB">
      <w:pPr>
        <w:ind w:left="360"/>
      </w:pPr>
    </w:p>
    <w:p w14:paraId="2782631E" w14:textId="15CDFC2F" w:rsidR="00FC7912" w:rsidRDefault="00FC7912" w:rsidP="00FC7912">
      <w:pPr>
        <w:ind w:left="360"/>
      </w:pPr>
      <w:bookmarkStart w:id="43" w:name="_Hlk212099949"/>
      <w:bookmarkStart w:id="44" w:name="_Hlk212101126"/>
      <w:r>
        <w:t>·      The key (</w:t>
      </w:r>
      <w:r w:rsidR="00050D09">
        <w:t>i.e.,</w:t>
      </w:r>
      <w:r>
        <w:t xml:space="preserve"> the correct answer option] should be marked with an “*”.</w:t>
      </w:r>
    </w:p>
    <w:p w14:paraId="50213583" w14:textId="77777777" w:rsidR="00FC7912" w:rsidRDefault="00FC7912" w:rsidP="00FC7912">
      <w:pPr>
        <w:ind w:left="360"/>
      </w:pPr>
      <w:r>
        <w:t>·      Please include rationales for each answer option that lay out the steps or reasoning that would lead to each response.</w:t>
      </w:r>
    </w:p>
    <w:p w14:paraId="250EC499" w14:textId="77777777" w:rsidR="00FC7912" w:rsidRDefault="00FC7912" w:rsidP="00FC7912">
      <w:pPr>
        <w:ind w:left="360"/>
      </w:pPr>
      <w:r>
        <w:t>·      If you revise the item, please make sure to include the full final version at the end.</w:t>
      </w:r>
    </w:p>
    <w:p w14:paraId="4298EB89" w14:textId="77777777" w:rsidR="00FC7912" w:rsidRDefault="00FC7912" w:rsidP="00FC7912">
      <w:pPr>
        <w:ind w:left="360"/>
      </w:pPr>
    </w:p>
    <w:p w14:paraId="7F90CB52" w14:textId="77777777" w:rsidR="00FC7912" w:rsidRDefault="00FC7912" w:rsidP="00FC7912">
      <w:pPr>
        <w:ind w:left="360"/>
      </w:pPr>
      <w:r>
        <w:t>Your goal is for each item to score well on the LBIDAT, whose complete text is included below.</w:t>
      </w:r>
    </w:p>
    <w:p w14:paraId="4B96E369" w14:textId="71BC52E5" w:rsidR="003010FB" w:rsidRPr="003010FB" w:rsidRDefault="003010FB" w:rsidP="00C07C70">
      <w:pPr>
        <w:pStyle w:val="Level"/>
      </w:pPr>
      <w:r w:rsidRPr="003010FB">
        <w:lastRenderedPageBreak/>
        <w:t>Level</w:t>
      </w:r>
      <w:r w:rsidR="00C07C70">
        <w:t xml:space="preserve"> </w:t>
      </w:r>
      <w:r>
        <w:t>5</w:t>
      </w:r>
      <w:r w:rsidRPr="003010FB">
        <w:t>: Standard code, language of standard</w:t>
      </w:r>
      <w:r>
        <w:t>, 100+ word standard expansion, 50-75 word standard exclusions</w:t>
      </w:r>
    </w:p>
    <w:bookmarkEnd w:id="43"/>
    <w:p w14:paraId="777AE251" w14:textId="2368DC6E" w:rsidR="00C07C70" w:rsidRDefault="00C07C70" w:rsidP="00C07C70">
      <w:pPr>
        <w:pStyle w:val="Tier"/>
      </w:pPr>
      <w:r>
        <w:t xml:space="preserve">Tier </w:t>
      </w:r>
      <w:r w:rsidR="00885806">
        <w:t xml:space="preserve">5a) </w:t>
      </w:r>
    </w:p>
    <w:bookmarkEnd w:id="44"/>
    <w:p w14:paraId="1768F23C" w14:textId="41023742" w:rsidR="00885806" w:rsidRDefault="00033C87" w:rsidP="003010FB">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RI.8.2,</w:t>
      </w:r>
      <w:r w:rsidRPr="00322017">
        <w:t xml:space="preserve"> </w:t>
      </w:r>
      <w:r w:rsidR="00885806">
        <w:t>‘</w:t>
      </w:r>
      <w:r w:rsidR="008F5B87">
        <w:t>Determine a central idea of a text and analyze its development over the course of the text, including its relationship to supporting ideas; provide an objective summary of the text</w:t>
      </w:r>
      <w:r w:rsidR="00DB1E82">
        <w:t>,’</w:t>
      </w:r>
      <w:r w:rsidR="00885806">
        <w:t xml:space="preserve"> using the following literary passage. That standard means, “</w:t>
      </w:r>
      <w:r w:rsidR="008F5B87" w:rsidRPr="008F5B87">
        <w:t>A grade 8 informational text should be built of ideas, some central or primary, and some supporting. Furthermore, ideas central ideas should develop—or at least their presentation should—over the course of the text. This standard is about recognizing what is in a text by recognizing all of that interplay and structure in an informational text and consciously analyzing it or breaking it down. It requires test takers to recognize a central or primary idea—often one of multiple such ideas in a text—and how it relates to supporting ideas in the text. The answer options should lay out relationships or developments between a candidate central idea and candidates supporting ideas. Answer options may present different options for *how* a single idea has developed and/or how multiple different candidate ideas have developed</w:t>
      </w:r>
      <w:r w:rsidR="00885806" w:rsidRPr="00282FB4">
        <w:t>.</w:t>
      </w:r>
      <w:r w:rsidR="00885806">
        <w:t xml:space="preserve">” </w:t>
      </w:r>
      <w:bookmarkStart w:id="45" w:name="OLE_LINK12"/>
      <w:r w:rsidR="00885806">
        <w:t xml:space="preserve">However, </w:t>
      </w:r>
      <w:bookmarkEnd w:id="45"/>
      <w:ins w:id="46" w:author="Alexander Hoffman" w:date="2025-10-31T12:33:00Z" w16du:dateUtc="2025-10-31T16:33:00Z">
        <w:r w:rsidR="00E34F06">
          <w:t xml:space="preserve">the standard is </w:t>
        </w:r>
      </w:ins>
      <w:r w:rsidR="00694C18">
        <w:t xml:space="preserve">not </w:t>
      </w:r>
      <w:ins w:id="47" w:author="Alexander Hoffman" w:date="2025-10-31T12:33:00Z" w16du:dateUtc="2025-10-31T16:33:00Z">
        <w:r w:rsidR="00E34F06">
          <w:t xml:space="preserve">about </w:t>
        </w:r>
      </w:ins>
      <w:r w:rsidR="00694C18">
        <w:t>just recogniz</w:t>
      </w:r>
      <w:ins w:id="48" w:author="Alexander Hoffman" w:date="2025-10-24T08:03:00Z" w16du:dateUtc="2025-10-24T12:03:00Z">
        <w:r w:rsidR="00050D09">
          <w:t xml:space="preserve">ing </w:t>
        </w:r>
      </w:ins>
      <w:del w:id="49" w:author="Alexander Hoffman" w:date="2025-10-24T08:03:00Z" w16du:dateUtc="2025-10-24T12:03:00Z">
        <w:r w:rsidR="00694C18" w:rsidDel="00050D09">
          <w:delText>e</w:delText>
        </w:r>
      </w:del>
      <w:ins w:id="50" w:author="Alexander Hoffman" w:date="2025-10-24T08:03:00Z" w16du:dateUtc="2025-10-24T12:03:00Z">
        <w:r w:rsidR="00050D09">
          <w:t>a</w:t>
        </w:r>
      </w:ins>
      <w:r w:rsidR="00694C18">
        <w:t xml:space="preserve"> summary of the text. Not merely identifying a central idea or theme in the text. Not just any idea or theme that is in the text, if not a central idea. Not merely recognizing a summary *word* for how the central idea develops. Not the test takers’ views, opinions or reaction to the text or that central ideas. Not about small details in the text, at all.</w:t>
      </w:r>
    </w:p>
    <w:p w14:paraId="1C3B7C9A" w14:textId="77777777" w:rsidR="00FC7912" w:rsidRDefault="00FC7912" w:rsidP="003010FB">
      <w:pPr>
        <w:ind w:left="360"/>
      </w:pPr>
    </w:p>
    <w:p w14:paraId="626D09A8" w14:textId="75601525" w:rsidR="00FC7912" w:rsidRDefault="00FC7912" w:rsidP="00FC7912">
      <w:pPr>
        <w:ind w:left="360"/>
      </w:pPr>
      <w:bookmarkStart w:id="51" w:name="_Hlk212101141"/>
      <w:r>
        <w:t>·      The key (</w:t>
      </w:r>
      <w:r w:rsidR="00050D09">
        <w:t>i.e.,</w:t>
      </w:r>
      <w:r>
        <w:t xml:space="preserve"> the correct answer option] should be marked with an “*”.</w:t>
      </w:r>
    </w:p>
    <w:p w14:paraId="0C1855EB" w14:textId="77777777" w:rsidR="00FC7912" w:rsidRDefault="00FC7912" w:rsidP="00FC7912">
      <w:pPr>
        <w:ind w:left="360"/>
      </w:pPr>
      <w:r>
        <w:t>·      Please include rationales for each answer option that lay out the steps or reasoning that would lead to each response.</w:t>
      </w:r>
    </w:p>
    <w:p w14:paraId="1CA4C15C" w14:textId="77777777" w:rsidR="00FC7912" w:rsidRDefault="00FC7912" w:rsidP="00FC7912">
      <w:pPr>
        <w:ind w:left="360"/>
      </w:pPr>
      <w:r>
        <w:t>·      If you revise the item, please make sure to include the full final version at the end.</w:t>
      </w:r>
    </w:p>
    <w:p w14:paraId="53D6E65B" w14:textId="290AD654" w:rsidR="00C07C70" w:rsidRDefault="00C07C70" w:rsidP="00C07C70">
      <w:pPr>
        <w:pStyle w:val="Tier"/>
      </w:pPr>
      <w:r>
        <w:t xml:space="preserve">Tier </w:t>
      </w:r>
      <w:r w:rsidR="00885806">
        <w:t xml:space="preserve">5b) </w:t>
      </w:r>
    </w:p>
    <w:bookmarkEnd w:id="51"/>
    <w:p w14:paraId="5657494E" w14:textId="776E34B3" w:rsidR="00885806" w:rsidRDefault="00033C87" w:rsidP="00F1247E">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RI.8.2,</w:t>
      </w:r>
      <w:r w:rsidRPr="00322017">
        <w:t xml:space="preserve"> </w:t>
      </w:r>
      <w:r w:rsidR="00885806">
        <w:t>‘</w:t>
      </w:r>
      <w:r w:rsidR="008F5B87">
        <w:t>Determine a central idea of a text and analyze its development over the course of the text, including its relationship to supporting ideas; provide an objective summary of the text</w:t>
      </w:r>
      <w:r w:rsidR="00DB1E82">
        <w:t>,’</w:t>
      </w:r>
      <w:r w:rsidR="00885806">
        <w:t xml:space="preserve"> using the following literary passage. That standard means, “</w:t>
      </w:r>
      <w:bookmarkStart w:id="52" w:name="OLE_LINK20"/>
      <w:r w:rsidR="008F5B87" w:rsidRPr="008F5B87">
        <w:t xml:space="preserve">A grade 8 informational text should be built of ideas, some central or primary, and some supporting. Furthermore, ideas central ideas should develop—or at least their presentation should—over the course of the text. This standard is about recognizing what is in a text by recognizing all of that interplay and structure in an informational text and consciously analyzing it or breaking it down. It requires test takers to recognize a central or primary idea—often one of multiple such ideas in a text—and how it relates to supporting ideas in the text. The answer options should lay out relationships or developments between a candidate central idea and candidates supporting ideas. Answer options may present different options for *how* a single idea has developed and/or how </w:t>
      </w:r>
      <w:r w:rsidR="008F5B87" w:rsidRPr="008F5B87">
        <w:lastRenderedPageBreak/>
        <w:t>multiple different candidate ideas have developed</w:t>
      </w:r>
      <w:r w:rsidR="00885806" w:rsidRPr="00282FB4">
        <w:t>.</w:t>
      </w:r>
      <w:bookmarkEnd w:id="52"/>
      <w:r w:rsidR="00885806">
        <w:t xml:space="preserve">” However, </w:t>
      </w:r>
      <w:r w:rsidR="00694C18">
        <w:t xml:space="preserve">not just </w:t>
      </w:r>
      <w:del w:id="53" w:author="Alexander Hoffman" w:date="2025-10-24T08:05:00Z" w16du:dateUtc="2025-10-24T12:05:00Z">
        <w:r w:rsidR="00694C18" w:rsidDel="00DA117D">
          <w:delText xml:space="preserve">recognize </w:delText>
        </w:r>
      </w:del>
      <w:ins w:id="54" w:author="Alexander Hoffman" w:date="2025-10-24T08:05:00Z" w16du:dateUtc="2025-10-24T12:05:00Z">
        <w:r w:rsidR="00DA117D">
          <w:t xml:space="preserve">recognizing a </w:t>
        </w:r>
      </w:ins>
      <w:r w:rsidR="00694C18">
        <w:t>summary of the text. Not merely identifying a central idea or theme in the text. Not just any idea or theme that is in the text, if not a central idea. Not merely recognizing a summary *word* for how the central idea develops. Not the test takers’ views, opinions or reaction to the text or that central ideas. Not about small details in the text, at all</w:t>
      </w:r>
      <w:r w:rsidR="00885806" w:rsidRPr="00282FB4">
        <w:t>.</w:t>
      </w:r>
      <w:r w:rsidR="00885806">
        <w:t xml:space="preserve"> You should write an item that scores well on the LBIDAT, which is detailed below.</w:t>
      </w:r>
    </w:p>
    <w:p w14:paraId="3AD405FE" w14:textId="77777777" w:rsidR="00FC7912" w:rsidRDefault="00FC7912" w:rsidP="00F1247E">
      <w:pPr>
        <w:ind w:left="360"/>
      </w:pPr>
    </w:p>
    <w:p w14:paraId="170B2853" w14:textId="30AA1327" w:rsidR="00FC7912" w:rsidRDefault="00FC7912" w:rsidP="00FC7912">
      <w:pPr>
        <w:ind w:left="360"/>
      </w:pPr>
      <w:bookmarkStart w:id="55" w:name="_Hlk212099966"/>
      <w:bookmarkStart w:id="56" w:name="_Hlk212101156"/>
      <w:r>
        <w:t>·      The key (</w:t>
      </w:r>
      <w:r w:rsidR="00050D09">
        <w:t>i.e.,</w:t>
      </w:r>
      <w:r>
        <w:t xml:space="preserve"> the correct answer option] should be marked with an “*”.</w:t>
      </w:r>
    </w:p>
    <w:p w14:paraId="2216BD17" w14:textId="77777777" w:rsidR="00FC7912" w:rsidRDefault="00FC7912" w:rsidP="00FC7912">
      <w:pPr>
        <w:ind w:left="360"/>
      </w:pPr>
      <w:r>
        <w:t>·      Please include rationales for each answer option that lay out the steps or reasoning that would lead to each response.</w:t>
      </w:r>
    </w:p>
    <w:p w14:paraId="5D60D307" w14:textId="77777777" w:rsidR="00FC7912" w:rsidRDefault="00FC7912" w:rsidP="00FC7912">
      <w:pPr>
        <w:ind w:left="360"/>
      </w:pPr>
      <w:r>
        <w:t>·      If you revise the item, please make sure to include the full final version at the end.</w:t>
      </w:r>
    </w:p>
    <w:p w14:paraId="668C8BCE" w14:textId="77777777" w:rsidR="00FC7912" w:rsidRDefault="00FC7912" w:rsidP="00FC7912">
      <w:pPr>
        <w:ind w:left="360"/>
      </w:pPr>
    </w:p>
    <w:p w14:paraId="38DC5CFD" w14:textId="77777777" w:rsidR="00FC7912" w:rsidRDefault="00FC7912" w:rsidP="00FC7912">
      <w:pPr>
        <w:ind w:left="360"/>
      </w:pPr>
      <w:r>
        <w:t>Your goal is for each item to score well on the LBIDAT, whose complete text is included below.</w:t>
      </w:r>
    </w:p>
    <w:p w14:paraId="6DA4255A" w14:textId="7EF5BCA7" w:rsidR="00885806" w:rsidRPr="003010FB" w:rsidRDefault="003010FB" w:rsidP="00C07C70">
      <w:pPr>
        <w:pStyle w:val="Level"/>
      </w:pPr>
      <w:r w:rsidRPr="003010FB">
        <w:t>Level</w:t>
      </w:r>
      <w:r w:rsidR="00C07C70">
        <w:t xml:space="preserve"> 6</w:t>
      </w:r>
      <w:r w:rsidRPr="003010FB">
        <w:t>: Standard code, language of standard</w:t>
      </w:r>
      <w:r>
        <w:t>, 100+ word standard expansion, 100+ word standard exclusions</w:t>
      </w:r>
    </w:p>
    <w:bookmarkEnd w:id="55"/>
    <w:p w14:paraId="2AE0454F" w14:textId="07645701" w:rsidR="00C07C70" w:rsidRDefault="00C07C70" w:rsidP="00C07C70">
      <w:pPr>
        <w:pStyle w:val="Tier"/>
      </w:pPr>
      <w:r>
        <w:t xml:space="preserve">Tier </w:t>
      </w:r>
      <w:r w:rsidR="00885806">
        <w:t>6a)</w:t>
      </w:r>
    </w:p>
    <w:bookmarkEnd w:id="56"/>
    <w:p w14:paraId="01961DD2" w14:textId="3AF169BE" w:rsidR="00102CD9" w:rsidRDefault="00033C87" w:rsidP="00102CD9">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RI.8.2,</w:t>
      </w:r>
      <w:r w:rsidRPr="00322017">
        <w:t xml:space="preserve"> </w:t>
      </w:r>
      <w:r w:rsidR="00885806">
        <w:t>‘</w:t>
      </w:r>
      <w:r w:rsidR="008F5B87">
        <w:t>Determine a central idea of a text and analyze its development over the course of the text, including its relationship to supporting ideas; provide an objective summary of the text</w:t>
      </w:r>
      <w:r w:rsidR="00DB1E82">
        <w:t>,’</w:t>
      </w:r>
      <w:r w:rsidR="00885806">
        <w:t xml:space="preserve"> using the following literary passage. That standard means, “</w:t>
      </w:r>
      <w:r w:rsidR="008F5B87" w:rsidRPr="008F5B87">
        <w:t>A grade 8 informational text should be built of ideas, some central or primary, and some supporting. Furthermore, ideas central ideas should develop—or at least their presentation should—over the course of the text. This standard is about recognizing what is in a text by recognizing all of that interplay and structure in an informational text and consciously analyzing it or breaking it down. It requires test takers to recognize a central or primary idea—often one of multiple such ideas in a text—and how it relates to supporting ideas in the text. The answer options should lay out relationships or developments between a candidate central idea and candidates supporting ideas. Answer options may present different options for *how* a single idea has developed and/or how multiple different candidate ideas have developed</w:t>
      </w:r>
      <w:r w:rsidR="00885806" w:rsidRPr="00282FB4">
        <w:t>.</w:t>
      </w:r>
      <w:r w:rsidR="00885806">
        <w:t xml:space="preserve">” However, </w:t>
      </w:r>
      <w:r w:rsidR="00292E90">
        <w:t>summarizing is a very sophisticated skill that entirely *requires* open constructed response item types, which are not available here. Merely recognizing an idea in the text, be it supporting or central is not a grade 8 skill. Merely characterizing the development is the previous standard in the progression (i.e., grade 7). Looking closely with sophisticated and rigorous close reading skills at specific details in the text and how they relate to the central or primary idea comes *later* in the anchor standard’s progression. Opinions about the text or ideas within it are not part of this standard, as they go beyond the contexts of the text</w:t>
      </w:r>
      <w:r w:rsidR="00885806" w:rsidRPr="00885806">
        <w:t>.</w:t>
      </w:r>
    </w:p>
    <w:p w14:paraId="2462D459" w14:textId="77777777" w:rsidR="00FC7912" w:rsidRDefault="00FC7912" w:rsidP="00F1247E">
      <w:pPr>
        <w:ind w:left="360"/>
      </w:pPr>
    </w:p>
    <w:p w14:paraId="72F6BB42" w14:textId="78D8DDD1" w:rsidR="00FC7912" w:rsidRDefault="00FC7912" w:rsidP="00FC7912">
      <w:pPr>
        <w:ind w:left="360"/>
      </w:pPr>
      <w:bookmarkStart w:id="57" w:name="_Hlk212101174"/>
      <w:r>
        <w:t>·      The key (</w:t>
      </w:r>
      <w:r w:rsidR="00050D09">
        <w:t>i.e.,</w:t>
      </w:r>
      <w:r>
        <w:t xml:space="preserve"> the correct answer option] should be marked with an “*”.</w:t>
      </w:r>
    </w:p>
    <w:p w14:paraId="7E7AD8F2" w14:textId="77777777" w:rsidR="00FC7912" w:rsidRDefault="00FC7912" w:rsidP="00FC7912">
      <w:pPr>
        <w:ind w:left="360"/>
      </w:pPr>
      <w:r>
        <w:t>·      Please include rationales for each answer option that lay out the steps or reasoning that would lead to each response.</w:t>
      </w:r>
    </w:p>
    <w:p w14:paraId="49E1B36D" w14:textId="77777777" w:rsidR="00FC7912" w:rsidRDefault="00FC7912" w:rsidP="00FC7912">
      <w:pPr>
        <w:ind w:left="360"/>
      </w:pPr>
      <w:r>
        <w:lastRenderedPageBreak/>
        <w:t>·      If you revise the item, please make sure to include the full final version at the end.</w:t>
      </w:r>
    </w:p>
    <w:p w14:paraId="4E9C5559" w14:textId="77777777" w:rsidR="00C07C70" w:rsidRDefault="00C07C70" w:rsidP="00C07C70">
      <w:pPr>
        <w:pStyle w:val="Tier"/>
      </w:pPr>
      <w:r>
        <w:t xml:space="preserve">Tier </w:t>
      </w:r>
      <w:r w:rsidR="00885806">
        <w:t>6b)</w:t>
      </w:r>
    </w:p>
    <w:bookmarkEnd w:id="57"/>
    <w:p w14:paraId="579A7D29" w14:textId="2946D8F8" w:rsidR="00885806" w:rsidRDefault="00033C87" w:rsidP="003010FB">
      <w:pPr>
        <w:ind w:left="360"/>
      </w:pPr>
      <w:r>
        <w:t>You are an expert content development professional writing high quality items for large scale assessments for 8</w:t>
      </w:r>
      <w:r w:rsidRPr="002B44E2">
        <w:rPr>
          <w:vertAlign w:val="superscript"/>
        </w:rPr>
        <w:t>th</w:t>
      </w:r>
      <w:r>
        <w:t xml:space="preserve"> grade based on the following passage, [Title]. Please write two multiple choice items (if you can) aligned to Common Core State Standard RI.8.2,</w:t>
      </w:r>
      <w:r w:rsidRPr="00322017">
        <w:t xml:space="preserve"> </w:t>
      </w:r>
      <w:r w:rsidR="00885806">
        <w:t>‘</w:t>
      </w:r>
      <w:r w:rsidR="008F5B87">
        <w:t>Determine a central idea of a text and analyze its development over the course of the text, including its relationship to supporting ideas; provide an objective summary of the text</w:t>
      </w:r>
      <w:r w:rsidR="00DB1E82">
        <w:t>,’</w:t>
      </w:r>
      <w:r w:rsidR="00885806">
        <w:t xml:space="preserve"> using the following literary passage. That standard means, “</w:t>
      </w:r>
      <w:r w:rsidR="00694C18" w:rsidRPr="008F5B87">
        <w:t>A grade 8 informational text should be built of ideas, some central or primary, and some supporting. Furthermore, ideas central ideas should develop—or at least their presentation should—over the course of the text. This standard is about recognizing what is in a text by recognizing all of that interplay and structure in an informational text and consciously analyzing it or breaking it down. It requires test takers to recognize a central or primary idea—often one of multiple such ideas in a text—and how it relates to supporting ideas in the text. The answer options should lay out relationships or developments between a candidate central idea and candidates supporting ideas. Answer options may present different options for *how* a single idea has developed and/or how multiple different candidate ideas have developed</w:t>
      </w:r>
      <w:r w:rsidR="00885806" w:rsidRPr="00282FB4">
        <w:t>.</w:t>
      </w:r>
      <w:r w:rsidR="00885806">
        <w:t xml:space="preserve">” However, </w:t>
      </w:r>
      <w:r w:rsidR="0097256A">
        <w:t xml:space="preserve">summarizing is a very sophisticated skill that entirely *requires* open constructed response item types, which are not available here. Merely recognizing an idea in the text, be it supporting or central is not a grade 8 skill. Merely characterizing the development is the previous standard in the progression (i.e., grade 7). Looking closely with sophisticated and rigorous close reading skills at specific details in the text and how they relate to the central or primary idea comes *later* in the anchor standard’s progression. Opinions about the text or ideas within it are not part of this standard, as they go beyond the contexts of the text. </w:t>
      </w:r>
      <w:r w:rsidR="00885806">
        <w:t>You should write an item that scores well on the LBIDAT, which is detailed below.</w:t>
      </w:r>
    </w:p>
    <w:p w14:paraId="499DE22F" w14:textId="77777777" w:rsidR="00FC7912" w:rsidRDefault="00FC7912" w:rsidP="003010FB">
      <w:pPr>
        <w:ind w:left="360"/>
      </w:pPr>
    </w:p>
    <w:p w14:paraId="552F0037" w14:textId="593B40C9" w:rsidR="00FC7912" w:rsidRDefault="00FC7912" w:rsidP="00FC7912">
      <w:pPr>
        <w:ind w:left="360"/>
      </w:pPr>
      <w:r>
        <w:t>·      The key (</w:t>
      </w:r>
      <w:r w:rsidR="00050D09">
        <w:t>i.e.,</w:t>
      </w:r>
      <w:r>
        <w:t xml:space="preserve"> the correct answer option] should be marked with an “*”.</w:t>
      </w:r>
    </w:p>
    <w:p w14:paraId="07282B88" w14:textId="77777777" w:rsidR="00FC7912" w:rsidRDefault="00FC7912" w:rsidP="00FC7912">
      <w:pPr>
        <w:ind w:left="360"/>
      </w:pPr>
      <w:r>
        <w:t>·      Please include rationales for each answer option that lay out the steps or reasoning that would lead to each response.</w:t>
      </w:r>
    </w:p>
    <w:p w14:paraId="2B1AA2F3" w14:textId="77777777" w:rsidR="00FC7912" w:rsidRDefault="00FC7912" w:rsidP="00FC7912">
      <w:pPr>
        <w:ind w:left="360"/>
      </w:pPr>
      <w:r>
        <w:t>·      If you revise the item, please make sure to include the full final version at the end.</w:t>
      </w:r>
    </w:p>
    <w:p w14:paraId="37EA1400" w14:textId="77777777" w:rsidR="00FC7912" w:rsidRDefault="00FC7912" w:rsidP="00FC7912">
      <w:pPr>
        <w:ind w:left="360"/>
      </w:pPr>
    </w:p>
    <w:p w14:paraId="05D42736" w14:textId="6648DA38" w:rsidR="00FC7912" w:rsidRDefault="00FC7912" w:rsidP="00FC7912">
      <w:pPr>
        <w:ind w:left="360"/>
      </w:pPr>
      <w:r>
        <w:t>Your goal is for each item to score well on the LBIDAT, whose complete text is included below.</w:t>
      </w:r>
    </w:p>
    <w:p w14:paraId="48727A86" w14:textId="76E68D9D" w:rsidR="003010FB" w:rsidRPr="003010FB" w:rsidRDefault="003010FB" w:rsidP="00C07C70">
      <w:pPr>
        <w:pStyle w:val="Level"/>
      </w:pPr>
      <w:bookmarkStart w:id="58" w:name="_Hlk212101189"/>
      <w:bookmarkEnd w:id="4"/>
      <w:bookmarkEnd w:id="5"/>
      <w:r w:rsidRPr="003010FB">
        <w:t>Level</w:t>
      </w:r>
      <w:r>
        <w:t xml:space="preserve"> 7</w:t>
      </w:r>
      <w:r w:rsidRPr="003010FB">
        <w:t>: Standard code, language of standard</w:t>
      </w:r>
      <w:r>
        <w:t>, 100+ word standard expansion, 100+ word standard exclusions, common mistakes/misunderstandings</w:t>
      </w:r>
    </w:p>
    <w:p w14:paraId="25C0C0AA" w14:textId="77777777" w:rsidR="00AE635B" w:rsidRDefault="00AE635B" w:rsidP="003010FB">
      <w:pPr>
        <w:ind w:left="360"/>
      </w:pPr>
    </w:p>
    <w:p w14:paraId="4717F5D5" w14:textId="09F7E9F0" w:rsidR="001B4AE7" w:rsidRDefault="00C07C70" w:rsidP="00C07C70">
      <w:pPr>
        <w:pStyle w:val="Tier"/>
      </w:pPr>
      <w:r>
        <w:t>Tier 7a)</w:t>
      </w:r>
    </w:p>
    <w:p w14:paraId="5DC11314" w14:textId="77777777" w:rsidR="00C07C70" w:rsidRDefault="00C07C70" w:rsidP="003010FB">
      <w:pPr>
        <w:ind w:left="360"/>
      </w:pPr>
    </w:p>
    <w:p w14:paraId="443E84F7" w14:textId="3A80054E" w:rsidR="00C07C70" w:rsidDel="00AA7A5A" w:rsidRDefault="00AA7A5A" w:rsidP="003010FB">
      <w:pPr>
        <w:ind w:left="360"/>
        <w:rPr>
          <w:del w:id="59" w:author="Alexander Hoffman" w:date="2025-10-31T12:38:00Z" w16du:dateUtc="2025-10-31T16:38:00Z"/>
        </w:rPr>
      </w:pPr>
      <w:ins w:id="60" w:author="Alexander Hoffman" w:date="2025-10-31T12:40:00Z" w16du:dateUtc="2025-10-31T16:40:00Z">
        <w:r>
          <w:t>Mistaking a catchy idea for a central idea</w:t>
        </w:r>
      </w:ins>
    </w:p>
    <w:p w14:paraId="260056A8" w14:textId="2CBF9091" w:rsidR="00AA7A5A" w:rsidRDefault="00AA7A5A" w:rsidP="003010FB">
      <w:pPr>
        <w:ind w:left="360"/>
        <w:rPr>
          <w:ins w:id="61" w:author="Alexander Hoffman" w:date="2025-10-31T12:40:00Z" w16du:dateUtc="2025-10-31T16:40:00Z"/>
        </w:rPr>
      </w:pPr>
    </w:p>
    <w:p w14:paraId="530A2F4E" w14:textId="665C081A" w:rsidR="00AA7A5A" w:rsidRDefault="00AA7A5A" w:rsidP="003010FB">
      <w:pPr>
        <w:ind w:left="360"/>
        <w:rPr>
          <w:ins w:id="62" w:author="Alexander Hoffman" w:date="2025-10-31T12:40:00Z" w16du:dateUtc="2025-10-31T16:40:00Z"/>
        </w:rPr>
      </w:pPr>
      <w:proofErr w:type="spellStart"/>
      <w:ins w:id="63" w:author="Alexander Hoffman" w:date="2025-10-31T12:40:00Z" w16du:dateUtc="2025-10-31T16:40:00Z">
        <w:r>
          <w:t>Mischaracterizating</w:t>
        </w:r>
        <w:proofErr w:type="spellEnd"/>
        <w:r>
          <w:t xml:space="preserve"> the development</w:t>
        </w:r>
      </w:ins>
    </w:p>
    <w:p w14:paraId="675CDEBC" w14:textId="2E65E21C" w:rsidR="00AA7A5A" w:rsidRDefault="00AA7A5A" w:rsidP="003010FB">
      <w:pPr>
        <w:ind w:left="360"/>
        <w:rPr>
          <w:ins w:id="64" w:author="Alexander Hoffman" w:date="2025-10-31T12:41:00Z" w16du:dateUtc="2025-10-31T16:41:00Z"/>
        </w:rPr>
      </w:pPr>
      <w:ins w:id="65" w:author="Alexander Hoffman" w:date="2025-10-31T12:41:00Z" w16du:dateUtc="2025-10-31T16:41:00Z">
        <w:r>
          <w:t>Citing relating ideas that do not actually related as claimed</w:t>
        </w:r>
      </w:ins>
    </w:p>
    <w:p w14:paraId="6F8F70A8" w14:textId="162AD626" w:rsidR="00AA7A5A" w:rsidRDefault="00AA7A5A" w:rsidP="003010FB">
      <w:pPr>
        <w:ind w:left="360"/>
        <w:rPr>
          <w:ins w:id="66" w:author="Alexander Hoffman" w:date="2025-10-31T12:40:00Z" w16du:dateUtc="2025-10-31T16:40:00Z"/>
        </w:rPr>
      </w:pPr>
      <w:ins w:id="67" w:author="Alexander Hoffman" w:date="2025-10-31T12:42:00Z" w16du:dateUtc="2025-10-31T16:42:00Z">
        <w:r>
          <w:lastRenderedPageBreak/>
          <w:t>Poor analysis based on a misreading of the central idea</w:t>
        </w:r>
      </w:ins>
    </w:p>
    <w:p w14:paraId="39485D95" w14:textId="77777777" w:rsidR="00AA7A5A" w:rsidRDefault="00AA7A5A" w:rsidP="003010FB">
      <w:pPr>
        <w:ind w:left="360"/>
        <w:rPr>
          <w:ins w:id="68" w:author="Alexander Hoffman" w:date="2025-10-31T12:40:00Z" w16du:dateUtc="2025-10-31T16:40:00Z"/>
        </w:rPr>
      </w:pPr>
    </w:p>
    <w:p w14:paraId="1A6DFBEB" w14:textId="0D9470E1" w:rsidR="00AA7A5A" w:rsidRDefault="00AA7A5A" w:rsidP="003010FB">
      <w:pPr>
        <w:ind w:left="360"/>
        <w:rPr>
          <w:ins w:id="69" w:author="Alexander Hoffman" w:date="2025-10-31T12:40:00Z" w16du:dateUtc="2025-10-31T16:40:00Z"/>
        </w:rPr>
      </w:pPr>
    </w:p>
    <w:p w14:paraId="19B4B571" w14:textId="77777777" w:rsidR="00C07C70" w:rsidDel="00AA7A5A" w:rsidRDefault="00C07C70" w:rsidP="003010FB">
      <w:pPr>
        <w:ind w:left="360"/>
        <w:rPr>
          <w:del w:id="70" w:author="Alexander Hoffman" w:date="2025-10-31T12:38:00Z" w16du:dateUtc="2025-10-31T16:38:00Z"/>
        </w:rPr>
      </w:pPr>
    </w:p>
    <w:p w14:paraId="1E208390" w14:textId="3B8A4314" w:rsidR="00C07C70" w:rsidDel="00AA7A5A" w:rsidRDefault="00C07C70" w:rsidP="00C07C70">
      <w:pPr>
        <w:pStyle w:val="Tier"/>
        <w:rPr>
          <w:del w:id="71" w:author="Alexander Hoffman" w:date="2025-10-31T12:38:00Z" w16du:dateUtc="2025-10-31T16:38:00Z"/>
        </w:rPr>
      </w:pPr>
      <w:del w:id="72" w:author="Alexander Hoffman" w:date="2025-10-31T12:38:00Z" w16du:dateUtc="2025-10-31T16:38:00Z">
        <w:r w:rsidDel="00AA7A5A">
          <w:delText>Tier 6a)</w:delText>
        </w:r>
      </w:del>
    </w:p>
    <w:p w14:paraId="65790CEA" w14:textId="77777777" w:rsidR="00C07C70" w:rsidRDefault="00C07C70" w:rsidP="003010FB">
      <w:pPr>
        <w:ind w:left="360"/>
      </w:pPr>
    </w:p>
    <w:p w14:paraId="16548337" w14:textId="77777777" w:rsidR="00C07C70" w:rsidRDefault="00C07C70" w:rsidP="003010FB">
      <w:pPr>
        <w:ind w:left="360"/>
      </w:pPr>
    </w:p>
    <w:bookmarkEnd w:id="58"/>
    <w:p w14:paraId="371347DE" w14:textId="77777777" w:rsidR="00C07C70" w:rsidRDefault="00C07C70" w:rsidP="003010FB">
      <w:pPr>
        <w:ind w:left="360"/>
      </w:pPr>
    </w:p>
    <w:sectPr w:rsidR="00C07C7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08501" w14:textId="77777777" w:rsidR="00E05128" w:rsidRDefault="00E05128" w:rsidP="00C07C70">
      <w:r>
        <w:separator/>
      </w:r>
    </w:p>
  </w:endnote>
  <w:endnote w:type="continuationSeparator" w:id="0">
    <w:p w14:paraId="7E2C513F" w14:textId="77777777" w:rsidR="00E05128" w:rsidRDefault="00E05128" w:rsidP="00C07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Kepler Std Light">
    <w:altName w:val="Cambria"/>
    <w:panose1 w:val="020B0604020202020204"/>
    <w:charset w:val="4D"/>
    <w:family w:val="roman"/>
    <w:notTrueType/>
    <w:pitch w:val="variable"/>
    <w:sig w:usb0="00000003" w:usb1="00000001"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B0604020202020204"/>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998E8" w14:textId="77777777" w:rsidR="00E05128" w:rsidRDefault="00E05128" w:rsidP="00C07C70">
      <w:r>
        <w:separator/>
      </w:r>
    </w:p>
  </w:footnote>
  <w:footnote w:type="continuationSeparator" w:id="0">
    <w:p w14:paraId="4894478E" w14:textId="77777777" w:rsidR="00E05128" w:rsidRDefault="00E05128" w:rsidP="00C07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56E" w14:textId="78E67621" w:rsidR="00C07C70" w:rsidRDefault="00C07C70">
    <w:pPr>
      <w:pStyle w:val="Header"/>
    </w:pPr>
    <w:r w:rsidRPr="00C07C70">
      <w:t>Tiered Prompts ELA RI 8.2</w:t>
    </w:r>
    <w:r>
      <w:t xml:space="preserve"> (NCME 2026)</w:t>
    </w:r>
    <w:r>
      <w:tab/>
    </w:r>
    <w:r>
      <w:tab/>
      <w:t>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89C"/>
    <w:multiLevelType w:val="hybridMultilevel"/>
    <w:tmpl w:val="2E14FAFA"/>
    <w:lvl w:ilvl="0" w:tplc="04090001">
      <w:start w:val="1"/>
      <w:numFmt w:val="bullet"/>
      <w:pStyle w:val="ODSBulletedLis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Helvetica"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Helvetica"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Helvetica"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5559E7"/>
    <w:multiLevelType w:val="hybridMultilevel"/>
    <w:tmpl w:val="028AAA0A"/>
    <w:lvl w:ilvl="0" w:tplc="B56EAC4A">
      <w:start w:val="1"/>
      <w:numFmt w:val="bullet"/>
      <w:pStyle w:val="RTDGlossaryBul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B35816"/>
    <w:multiLevelType w:val="hybridMultilevel"/>
    <w:tmpl w:val="3DBCD728"/>
    <w:lvl w:ilvl="0" w:tplc="040900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1491931">
    <w:abstractNumId w:val="0"/>
  </w:num>
  <w:num w:numId="2" w16cid:durableId="43989840">
    <w:abstractNumId w:val="0"/>
  </w:num>
  <w:num w:numId="3" w16cid:durableId="1658413590">
    <w:abstractNumId w:val="1"/>
  </w:num>
  <w:num w:numId="4" w16cid:durableId="4580341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Hoffman">
    <w15:presenceInfo w15:providerId="None" w15:userId="Alexander Hoff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DE4"/>
    <w:rsid w:val="00033C87"/>
    <w:rsid w:val="00050D09"/>
    <w:rsid w:val="000F5DE4"/>
    <w:rsid w:val="00102CD9"/>
    <w:rsid w:val="001B4AE7"/>
    <w:rsid w:val="001D5178"/>
    <w:rsid w:val="001E7034"/>
    <w:rsid w:val="00216D30"/>
    <w:rsid w:val="00282FB4"/>
    <w:rsid w:val="00292E90"/>
    <w:rsid w:val="002D06B5"/>
    <w:rsid w:val="003010FB"/>
    <w:rsid w:val="00322017"/>
    <w:rsid w:val="003932EC"/>
    <w:rsid w:val="003974A2"/>
    <w:rsid w:val="0042567A"/>
    <w:rsid w:val="0048675D"/>
    <w:rsid w:val="004F0169"/>
    <w:rsid w:val="00694C18"/>
    <w:rsid w:val="00694C74"/>
    <w:rsid w:val="006A4C9C"/>
    <w:rsid w:val="006D3B0C"/>
    <w:rsid w:val="00717F0E"/>
    <w:rsid w:val="007B5D5C"/>
    <w:rsid w:val="007C144F"/>
    <w:rsid w:val="00885806"/>
    <w:rsid w:val="008F5B87"/>
    <w:rsid w:val="0097256A"/>
    <w:rsid w:val="009C07CB"/>
    <w:rsid w:val="00A058E8"/>
    <w:rsid w:val="00AA5CDD"/>
    <w:rsid w:val="00AA7A5A"/>
    <w:rsid w:val="00AE635B"/>
    <w:rsid w:val="00B47695"/>
    <w:rsid w:val="00B843E0"/>
    <w:rsid w:val="00B931AA"/>
    <w:rsid w:val="00C07C70"/>
    <w:rsid w:val="00CA4399"/>
    <w:rsid w:val="00CC141F"/>
    <w:rsid w:val="00D40D70"/>
    <w:rsid w:val="00DA117D"/>
    <w:rsid w:val="00DB1E82"/>
    <w:rsid w:val="00DB4D94"/>
    <w:rsid w:val="00E05128"/>
    <w:rsid w:val="00E135D6"/>
    <w:rsid w:val="00E34F06"/>
    <w:rsid w:val="00E919FE"/>
    <w:rsid w:val="00E921D0"/>
    <w:rsid w:val="00F1247E"/>
    <w:rsid w:val="00F245EF"/>
    <w:rsid w:val="00F41BD2"/>
    <w:rsid w:val="00FA09DE"/>
    <w:rsid w:val="00FC7912"/>
    <w:rsid w:val="00FF3D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E4BE310"/>
  <w15:chartTrackingRefBased/>
  <w15:docId w15:val="{21F45964-909F-6846-AD9C-C111EFECB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912"/>
    <w:rPr>
      <w:rFonts w:ascii="Kepler Std Light" w:hAnsi="Kepler Std Light"/>
    </w:rPr>
  </w:style>
  <w:style w:type="paragraph" w:styleId="Heading1">
    <w:name w:val="heading 1"/>
    <w:basedOn w:val="Normal"/>
    <w:next w:val="Normal"/>
    <w:link w:val="Heading1Char"/>
    <w:uiPriority w:val="9"/>
    <w:qFormat/>
    <w:rsid w:val="000F5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DE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D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F5DE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F5DE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5DE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5DE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5DE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3B0C"/>
    <w:rPr>
      <w:rFonts w:ascii="Times New Roman" w:eastAsiaTheme="minorEastAsia" w:hAnsi="Times New Roman" w:cs="Times New Roman"/>
      <w:sz w:val="18"/>
      <w:szCs w:val="18"/>
    </w:rPr>
  </w:style>
  <w:style w:type="character" w:customStyle="1" w:styleId="BalloonTextChar">
    <w:name w:val="Balloon Text Char"/>
    <w:basedOn w:val="DefaultParagraphFont"/>
    <w:link w:val="BalloonText"/>
    <w:uiPriority w:val="99"/>
    <w:semiHidden/>
    <w:rsid w:val="006D3B0C"/>
    <w:rPr>
      <w:rFonts w:ascii="Times New Roman" w:eastAsiaTheme="minorEastAsia" w:hAnsi="Times New Roman" w:cs="Times New Roman"/>
      <w:sz w:val="18"/>
      <w:szCs w:val="18"/>
    </w:rPr>
  </w:style>
  <w:style w:type="paragraph" w:styleId="Footer">
    <w:name w:val="footer"/>
    <w:basedOn w:val="Normal"/>
    <w:link w:val="FooterChar"/>
    <w:uiPriority w:val="99"/>
    <w:unhideWhenUsed/>
    <w:rsid w:val="006D3B0C"/>
    <w:pPr>
      <w:tabs>
        <w:tab w:val="center" w:pos="4680"/>
        <w:tab w:val="right" w:pos="9360"/>
      </w:tabs>
    </w:pPr>
    <w:rPr>
      <w:rFonts w:eastAsiaTheme="minorEastAsia"/>
      <w:sz w:val="26"/>
      <w:szCs w:val="26"/>
    </w:rPr>
  </w:style>
  <w:style w:type="character" w:customStyle="1" w:styleId="FooterChar">
    <w:name w:val="Footer Char"/>
    <w:basedOn w:val="DefaultParagraphFont"/>
    <w:link w:val="Footer"/>
    <w:uiPriority w:val="99"/>
    <w:rsid w:val="006D3B0C"/>
    <w:rPr>
      <w:rFonts w:ascii="Kepler Std Light" w:eastAsiaTheme="minorEastAsia" w:hAnsi="Kepler Std Light"/>
      <w:sz w:val="26"/>
      <w:szCs w:val="26"/>
    </w:rPr>
  </w:style>
  <w:style w:type="paragraph" w:styleId="Header">
    <w:name w:val="header"/>
    <w:basedOn w:val="Normal"/>
    <w:link w:val="HeaderChar"/>
    <w:uiPriority w:val="99"/>
    <w:unhideWhenUsed/>
    <w:rsid w:val="006D3B0C"/>
    <w:pPr>
      <w:tabs>
        <w:tab w:val="center" w:pos="4680"/>
        <w:tab w:val="right" w:pos="9360"/>
      </w:tabs>
    </w:pPr>
    <w:rPr>
      <w:rFonts w:eastAsiaTheme="minorEastAsia"/>
      <w:sz w:val="26"/>
      <w:szCs w:val="26"/>
    </w:rPr>
  </w:style>
  <w:style w:type="character" w:customStyle="1" w:styleId="HeaderChar">
    <w:name w:val="Header Char"/>
    <w:basedOn w:val="DefaultParagraphFont"/>
    <w:link w:val="Header"/>
    <w:uiPriority w:val="99"/>
    <w:rsid w:val="006D3B0C"/>
    <w:rPr>
      <w:rFonts w:ascii="Kepler Std Light" w:eastAsiaTheme="minorEastAsia" w:hAnsi="Kepler Std Light"/>
      <w:sz w:val="26"/>
      <w:szCs w:val="26"/>
    </w:rPr>
  </w:style>
  <w:style w:type="character" w:styleId="Hyperlink">
    <w:name w:val="Hyperlink"/>
    <w:basedOn w:val="DefaultParagraphFont"/>
    <w:uiPriority w:val="99"/>
    <w:unhideWhenUsed/>
    <w:rsid w:val="006D3B0C"/>
    <w:rPr>
      <w:color w:val="467886" w:themeColor="hyperlink"/>
      <w:u w:val="single"/>
    </w:rPr>
  </w:style>
  <w:style w:type="paragraph" w:styleId="ListParagraph">
    <w:name w:val="List Paragraph"/>
    <w:basedOn w:val="Normal"/>
    <w:uiPriority w:val="34"/>
    <w:qFormat/>
    <w:rsid w:val="006D3B0C"/>
    <w:pPr>
      <w:ind w:left="720"/>
      <w:contextualSpacing/>
    </w:pPr>
    <w:rPr>
      <w:rFonts w:eastAsiaTheme="minorEastAsia"/>
      <w:sz w:val="26"/>
      <w:szCs w:val="26"/>
    </w:rPr>
  </w:style>
  <w:style w:type="paragraph" w:customStyle="1" w:styleId="ODSChapterTitleLine2">
    <w:name w:val="ODS Chapter Title Line 2"/>
    <w:basedOn w:val="Normal"/>
    <w:next w:val="Normal"/>
    <w:autoRedefine/>
    <w:qFormat/>
    <w:rsid w:val="006D3B0C"/>
    <w:pPr>
      <w:keepNext/>
      <w:suppressLineNumbers/>
      <w:tabs>
        <w:tab w:val="right" w:pos="8640"/>
      </w:tabs>
      <w:spacing w:after="560" w:line="480" w:lineRule="auto"/>
      <w:jc w:val="center"/>
    </w:pPr>
    <w:rPr>
      <w:rFonts w:ascii="Times New Roman" w:eastAsia="Times New Roman" w:hAnsi="Times New Roman" w:cs="Times New Roman"/>
      <w:lang w:eastAsia="ja-JP"/>
    </w:rPr>
  </w:style>
  <w:style w:type="paragraph" w:customStyle="1" w:styleId="ODSAppendixTitleLine1">
    <w:name w:val="ODS Appendix Title Line 1"/>
    <w:basedOn w:val="ODSChapterTitleLine2"/>
    <w:qFormat/>
    <w:rsid w:val="006D3B0C"/>
    <w:pPr>
      <w:spacing w:before="720" w:after="360"/>
    </w:pPr>
  </w:style>
  <w:style w:type="paragraph" w:customStyle="1" w:styleId="ODSAppendixTitleLine2">
    <w:name w:val="ODS Appendix Title Line 2"/>
    <w:basedOn w:val="ODSChapterTitleLine2"/>
    <w:qFormat/>
    <w:rsid w:val="006D3B0C"/>
    <w:pPr>
      <w:pBdr>
        <w:bottom w:val="double" w:sz="6" w:space="1" w:color="auto"/>
      </w:pBdr>
    </w:pPr>
  </w:style>
  <w:style w:type="paragraph" w:customStyle="1" w:styleId="ODSBodyText">
    <w:name w:val="ODS Body Text"/>
    <w:basedOn w:val="Normal"/>
    <w:qFormat/>
    <w:rsid w:val="006D3B0C"/>
    <w:pPr>
      <w:suppressLineNumbers/>
      <w:tabs>
        <w:tab w:val="left" w:pos="720"/>
        <w:tab w:val="right" w:pos="8640"/>
      </w:tabs>
      <w:spacing w:line="480" w:lineRule="auto"/>
    </w:pPr>
    <w:rPr>
      <w:rFonts w:ascii="Times New Roman" w:eastAsia="Times New Roman" w:hAnsi="Times New Roman" w:cs="Times New Roman"/>
      <w:lang w:eastAsia="ja-JP"/>
    </w:rPr>
  </w:style>
  <w:style w:type="paragraph" w:customStyle="1" w:styleId="ODSBlockQuote">
    <w:name w:val="ODS Block Quote"/>
    <w:basedOn w:val="ODSBodyText"/>
    <w:autoRedefine/>
    <w:qFormat/>
    <w:rsid w:val="006D3B0C"/>
    <w:pPr>
      <w:tabs>
        <w:tab w:val="clear" w:pos="720"/>
        <w:tab w:val="clear" w:pos="8640"/>
      </w:tabs>
      <w:spacing w:after="300" w:line="240" w:lineRule="auto"/>
      <w:ind w:left="720" w:firstLine="270"/>
      <w:contextualSpacing/>
    </w:pPr>
    <w:rPr>
      <w:rFonts w:eastAsia="MS Mincho"/>
    </w:rPr>
  </w:style>
  <w:style w:type="paragraph" w:customStyle="1" w:styleId="ODSBlockQuotenoextraIndent">
    <w:name w:val="ODS Block Quote (no extra Indent)"/>
    <w:basedOn w:val="ODSBlockQuote"/>
    <w:qFormat/>
    <w:rsid w:val="006D3B0C"/>
    <w:pPr>
      <w:ind w:firstLine="0"/>
    </w:pPr>
  </w:style>
  <w:style w:type="paragraph" w:customStyle="1" w:styleId="ODSBlockQuoteA">
    <w:name w:val="ODS Block Quote A"/>
    <w:basedOn w:val="Normal"/>
    <w:next w:val="Normal"/>
    <w:qFormat/>
    <w:rsid w:val="006D3B0C"/>
    <w:pPr>
      <w:spacing w:after="240"/>
      <w:ind w:left="1620" w:hanging="900"/>
      <w:contextualSpacing/>
    </w:pPr>
    <w:rPr>
      <w:rFonts w:ascii="Times" w:eastAsiaTheme="minorEastAsia" w:hAnsi="Times" w:cs="Times New Roman"/>
      <w:lang w:eastAsia="ja-JP"/>
    </w:rPr>
  </w:style>
  <w:style w:type="paragraph" w:customStyle="1" w:styleId="ODSBlockQuoteMid-Sentence">
    <w:name w:val="ODS Block Quote Mid-Sentence"/>
    <w:basedOn w:val="ODSBlockQuote"/>
    <w:qFormat/>
    <w:rsid w:val="006D3B0C"/>
  </w:style>
  <w:style w:type="paragraph" w:customStyle="1" w:styleId="ODSBlockQuoteQ">
    <w:name w:val="ODS Block Quote Q"/>
    <w:basedOn w:val="Normal"/>
    <w:next w:val="ODSBlockQuoteA"/>
    <w:qFormat/>
    <w:rsid w:val="006D3B0C"/>
    <w:pPr>
      <w:spacing w:after="240"/>
      <w:ind w:left="1620" w:hanging="900"/>
      <w:contextualSpacing/>
    </w:pPr>
    <w:rPr>
      <w:rFonts w:ascii="Times" w:eastAsiaTheme="minorEastAsia" w:hAnsi="Times" w:cs="Times New Roman"/>
      <w:smallCaps/>
      <w:lang w:eastAsia="ja-JP"/>
    </w:rPr>
  </w:style>
  <w:style w:type="paragraph" w:customStyle="1" w:styleId="ODSBodyTextNumberedParagraphs">
    <w:name w:val="ODS Body Text Numbered Paragraphs"/>
    <w:basedOn w:val="ODSBodyText"/>
    <w:qFormat/>
    <w:rsid w:val="006D3B0C"/>
  </w:style>
  <w:style w:type="paragraph" w:customStyle="1" w:styleId="ODSBulletedList">
    <w:name w:val="ODS Bulleted List"/>
    <w:basedOn w:val="ODSBodyText"/>
    <w:qFormat/>
    <w:rsid w:val="006D3B0C"/>
    <w:pPr>
      <w:numPr>
        <w:numId w:val="2"/>
      </w:numPr>
    </w:pPr>
  </w:style>
  <w:style w:type="paragraph" w:customStyle="1" w:styleId="ODSBulletedSub-List">
    <w:name w:val="ODS Bulleted Sub-List"/>
    <w:basedOn w:val="ODSBulletedList"/>
    <w:qFormat/>
    <w:rsid w:val="006D3B0C"/>
    <w:pPr>
      <w:widowControl w:val="0"/>
    </w:pPr>
  </w:style>
  <w:style w:type="paragraph" w:customStyle="1" w:styleId="ODSChapterHeading">
    <w:name w:val="ODS Chapter Heading"/>
    <w:basedOn w:val="Normal"/>
    <w:next w:val="Normal"/>
    <w:qFormat/>
    <w:rsid w:val="006D3B0C"/>
    <w:pPr>
      <w:suppressLineNumbers/>
      <w:spacing w:before="840" w:after="480" w:line="480" w:lineRule="auto"/>
      <w:contextualSpacing/>
      <w:jc w:val="center"/>
    </w:pPr>
    <w:rPr>
      <w:rFonts w:ascii="Times" w:eastAsiaTheme="minorEastAsia" w:hAnsi="Times" w:cs="Times New Roman"/>
      <w:bCs/>
      <w:caps/>
      <w:lang w:eastAsia="ja-JP"/>
    </w:rPr>
  </w:style>
  <w:style w:type="paragraph" w:customStyle="1" w:styleId="ODSChapterTitleLine1">
    <w:name w:val="ODS Chapter Title Line 1"/>
    <w:basedOn w:val="ODSChapterTitleLine2"/>
    <w:qFormat/>
    <w:rsid w:val="006D3B0C"/>
    <w:pPr>
      <w:spacing w:before="720" w:after="0"/>
    </w:pPr>
  </w:style>
  <w:style w:type="paragraph" w:customStyle="1" w:styleId="ODSFigureTitleLine1">
    <w:name w:val="ODS Figure Title Line 1"/>
    <w:basedOn w:val="ODSBodyText"/>
    <w:next w:val="Normal"/>
    <w:qFormat/>
    <w:rsid w:val="006D3B0C"/>
  </w:style>
  <w:style w:type="paragraph" w:customStyle="1" w:styleId="ODSFigureTitleLine2">
    <w:name w:val="ODS Figure Title Line 2"/>
    <w:basedOn w:val="ODSBodyText"/>
    <w:qFormat/>
    <w:rsid w:val="006D3B0C"/>
    <w:pPr>
      <w:keepNext/>
    </w:pPr>
  </w:style>
  <w:style w:type="paragraph" w:customStyle="1" w:styleId="ODSListofTableFigures">
    <w:name w:val="ODS List of Table &amp; Figures"/>
    <w:basedOn w:val="Normal"/>
    <w:qFormat/>
    <w:rsid w:val="006D3B0C"/>
    <w:pPr>
      <w:suppressLineNumbers/>
      <w:tabs>
        <w:tab w:val="left" w:pos="720"/>
        <w:tab w:val="right" w:leader="dot" w:pos="8190"/>
        <w:tab w:val="right" w:pos="8640"/>
      </w:tabs>
      <w:spacing w:line="480" w:lineRule="auto"/>
      <w:ind w:left="720" w:hanging="720"/>
    </w:pPr>
    <w:rPr>
      <w:rFonts w:ascii="Times" w:eastAsia="MS Mincho" w:hAnsi="Times" w:cs="Times New Roman"/>
      <w:lang w:eastAsia="ja-JP"/>
    </w:rPr>
  </w:style>
  <w:style w:type="paragraph" w:customStyle="1" w:styleId="ODSListofTableFigures0">
    <w:name w:val="ODS List of Table/Figures"/>
    <w:basedOn w:val="ODSBodyText"/>
    <w:qFormat/>
    <w:rsid w:val="006D3B0C"/>
  </w:style>
  <w:style w:type="paragraph" w:customStyle="1" w:styleId="ODSListofTablesFiguresTopline">
    <w:name w:val="ODS List of Tables &amp; Figures Topline"/>
    <w:basedOn w:val="ODSListofTableFigures"/>
    <w:qFormat/>
    <w:rsid w:val="006D3B0C"/>
    <w:pPr>
      <w:tabs>
        <w:tab w:val="clear" w:pos="720"/>
        <w:tab w:val="clear" w:pos="8190"/>
      </w:tabs>
    </w:pPr>
    <w:rPr>
      <w:rFonts w:eastAsiaTheme="minorEastAsia"/>
    </w:rPr>
  </w:style>
  <w:style w:type="paragraph" w:customStyle="1" w:styleId="ODSListofTablesFigures">
    <w:name w:val="ODS List of Tables/Figures"/>
    <w:basedOn w:val="Normal"/>
    <w:qFormat/>
    <w:rsid w:val="006D3B0C"/>
    <w:pPr>
      <w:suppressLineNumbers/>
      <w:tabs>
        <w:tab w:val="left" w:pos="360"/>
        <w:tab w:val="left" w:leader="dot" w:pos="8100"/>
        <w:tab w:val="right" w:pos="8640"/>
      </w:tabs>
      <w:spacing w:line="480" w:lineRule="auto"/>
      <w:ind w:left="360" w:right="14" w:hanging="360"/>
    </w:pPr>
    <w:rPr>
      <w:rFonts w:ascii="Times New Roman" w:eastAsia="Cambria" w:hAnsi="Times New Roman" w:cs="Times New Roman"/>
    </w:rPr>
  </w:style>
  <w:style w:type="paragraph" w:customStyle="1" w:styleId="ODSReferenceStyle">
    <w:name w:val="ODS Reference Style"/>
    <w:basedOn w:val="ODSBodyText"/>
    <w:autoRedefine/>
    <w:qFormat/>
    <w:rsid w:val="006D3B0C"/>
    <w:pPr>
      <w:tabs>
        <w:tab w:val="clear" w:pos="8640"/>
      </w:tabs>
      <w:spacing w:after="300" w:line="240" w:lineRule="auto"/>
      <w:ind w:left="720" w:hanging="720"/>
    </w:pPr>
    <w:rPr>
      <w:rFonts w:eastAsia="MS Mincho"/>
      <w:color w:val="000000"/>
    </w:rPr>
  </w:style>
  <w:style w:type="paragraph" w:customStyle="1" w:styleId="ODSSub-Heading1">
    <w:name w:val="ODS Sub-Heading 1"/>
    <w:basedOn w:val="ODSBodyText"/>
    <w:next w:val="ODSBodyText"/>
    <w:qFormat/>
    <w:rsid w:val="006D3B0C"/>
    <w:pPr>
      <w:keepNext/>
      <w:spacing w:before="480" w:after="360"/>
      <w:jc w:val="center"/>
      <w:outlineLvl w:val="0"/>
    </w:pPr>
    <w:rPr>
      <w:rFonts w:eastAsia="MS Mincho"/>
      <w:b/>
    </w:rPr>
  </w:style>
  <w:style w:type="paragraph" w:customStyle="1" w:styleId="ODSSub-Heading2">
    <w:name w:val="ODS Sub-Heading 2"/>
    <w:basedOn w:val="ODSSub-Heading1"/>
    <w:next w:val="ODSBodyText"/>
    <w:qFormat/>
    <w:rsid w:val="006D3B0C"/>
    <w:pPr>
      <w:spacing w:before="360" w:after="0"/>
      <w:jc w:val="left"/>
    </w:pPr>
  </w:style>
  <w:style w:type="paragraph" w:customStyle="1" w:styleId="ODSSub-Heading3">
    <w:name w:val="ODS Sub-Heading 3"/>
    <w:basedOn w:val="ODSSub-Heading2"/>
    <w:qFormat/>
    <w:rsid w:val="006D3B0C"/>
    <w:pPr>
      <w:ind w:left="720"/>
    </w:pPr>
  </w:style>
  <w:style w:type="paragraph" w:customStyle="1" w:styleId="ODSSub-Heading4">
    <w:name w:val="ODS Sub-Heading 4"/>
    <w:basedOn w:val="ODSSub-Heading3"/>
    <w:qFormat/>
    <w:rsid w:val="006D3B0C"/>
    <w:rPr>
      <w:i/>
    </w:rPr>
  </w:style>
  <w:style w:type="paragraph" w:customStyle="1" w:styleId="ODSSub-Heading5">
    <w:name w:val="ODS Sub-Heading 5"/>
    <w:basedOn w:val="ODSSub-Heading3"/>
    <w:qFormat/>
    <w:rsid w:val="006D3B0C"/>
    <w:rPr>
      <w:b w:val="0"/>
      <w:i/>
    </w:rPr>
  </w:style>
  <w:style w:type="paragraph" w:customStyle="1" w:styleId="ODSTableText">
    <w:name w:val="ODS Table Text"/>
    <w:basedOn w:val="ODSBodyText"/>
    <w:qFormat/>
    <w:rsid w:val="006D3B0C"/>
    <w:pPr>
      <w:spacing w:before="60" w:after="60" w:line="240" w:lineRule="auto"/>
    </w:pPr>
  </w:style>
  <w:style w:type="paragraph" w:customStyle="1" w:styleId="ODSTableTitleLine2">
    <w:name w:val="ODS Table Title Line 2"/>
    <w:basedOn w:val="ODSBodyText"/>
    <w:qFormat/>
    <w:rsid w:val="006D3B0C"/>
    <w:pPr>
      <w:keepNext/>
    </w:pPr>
    <w:rPr>
      <w:i/>
    </w:rPr>
  </w:style>
  <w:style w:type="paragraph" w:customStyle="1" w:styleId="ODSTableTitleLine1">
    <w:name w:val="ODS Table Title Line 1"/>
    <w:basedOn w:val="ODSTableTitleLine2"/>
    <w:qFormat/>
    <w:rsid w:val="006D3B0C"/>
    <w:pPr>
      <w:spacing w:before="240"/>
    </w:pPr>
    <w:rPr>
      <w:i w:val="0"/>
    </w:rPr>
  </w:style>
  <w:style w:type="paragraph" w:customStyle="1" w:styleId="ODSTOCChapter">
    <w:name w:val="ODS TOC Chapter"/>
    <w:basedOn w:val="ODSBodyText"/>
    <w:qFormat/>
    <w:rsid w:val="006D3B0C"/>
    <w:pPr>
      <w:tabs>
        <w:tab w:val="right" w:leader="dot" w:pos="8190"/>
      </w:tabs>
      <w:spacing w:before="300" w:line="240" w:lineRule="auto"/>
      <w:contextualSpacing/>
    </w:pPr>
    <w:rPr>
      <w:rFonts w:ascii="Times" w:eastAsiaTheme="minorEastAsia" w:hAnsi="Times"/>
    </w:rPr>
  </w:style>
  <w:style w:type="paragraph" w:customStyle="1" w:styleId="ODSTOCSub-Heading1">
    <w:name w:val="ODS TOC Sub-Heading 1"/>
    <w:basedOn w:val="Normal"/>
    <w:qFormat/>
    <w:rsid w:val="006D3B0C"/>
    <w:pPr>
      <w:suppressLineNumbers/>
      <w:tabs>
        <w:tab w:val="right" w:leader="dot" w:pos="8190"/>
        <w:tab w:val="right" w:pos="8640"/>
      </w:tabs>
      <w:ind w:left="360"/>
    </w:pPr>
    <w:rPr>
      <w:rFonts w:ascii="Times" w:eastAsiaTheme="minorEastAsia" w:hAnsi="Times" w:cs="Times New Roman"/>
      <w:lang w:eastAsia="ja-JP"/>
    </w:rPr>
  </w:style>
  <w:style w:type="paragraph" w:customStyle="1" w:styleId="ODSTOCSub-Heading2">
    <w:name w:val="ODS TOC Sub-Heading 2"/>
    <w:basedOn w:val="Normal"/>
    <w:qFormat/>
    <w:rsid w:val="006D3B0C"/>
    <w:pPr>
      <w:suppressLineNumbers/>
      <w:tabs>
        <w:tab w:val="right" w:leader="dot" w:pos="8190"/>
        <w:tab w:val="right" w:pos="8640"/>
      </w:tabs>
      <w:ind w:left="720"/>
    </w:pPr>
    <w:rPr>
      <w:rFonts w:ascii="Times" w:eastAsiaTheme="minorEastAsia" w:hAnsi="Times" w:cs="Times New Roman"/>
      <w:lang w:eastAsia="ja-JP"/>
    </w:rPr>
  </w:style>
  <w:style w:type="paragraph" w:customStyle="1" w:styleId="ODSTOCSub-Heading3">
    <w:name w:val="ODS TOC Sub-Heading 3"/>
    <w:basedOn w:val="Normal"/>
    <w:qFormat/>
    <w:rsid w:val="006D3B0C"/>
    <w:pPr>
      <w:suppressLineNumbers/>
      <w:tabs>
        <w:tab w:val="right" w:leader="dot" w:pos="8190"/>
        <w:tab w:val="right" w:pos="8640"/>
      </w:tabs>
      <w:ind w:left="1080"/>
    </w:pPr>
    <w:rPr>
      <w:rFonts w:ascii="Times" w:eastAsiaTheme="minorEastAsia" w:hAnsi="Times" w:cs="Times New Roman"/>
      <w:lang w:eastAsia="ja-JP"/>
    </w:rPr>
  </w:style>
  <w:style w:type="paragraph" w:customStyle="1" w:styleId="ODSTOCSub-Heading4">
    <w:name w:val="ODS TOC Sub-Heading 4"/>
    <w:basedOn w:val="ODSTOCSub-Heading3"/>
    <w:qFormat/>
    <w:rsid w:val="006D3B0C"/>
    <w:pPr>
      <w:ind w:left="1440"/>
    </w:pPr>
  </w:style>
  <w:style w:type="paragraph" w:customStyle="1" w:styleId="ODSTOCSub-Heading5">
    <w:name w:val="ODS TOC Sub-Heading 5"/>
    <w:basedOn w:val="ODSTOCSub-Heading4"/>
    <w:qFormat/>
    <w:rsid w:val="006D3B0C"/>
    <w:pPr>
      <w:ind w:left="1800"/>
    </w:pPr>
  </w:style>
  <w:style w:type="paragraph" w:customStyle="1" w:styleId="PennBodyText">
    <w:name w:val="Penn Body Text"/>
    <w:basedOn w:val="Normal"/>
    <w:qFormat/>
    <w:rsid w:val="006D3B0C"/>
    <w:pPr>
      <w:spacing w:line="480" w:lineRule="auto"/>
    </w:pPr>
    <w:rPr>
      <w:rFonts w:ascii="Times New Roman" w:eastAsiaTheme="minorEastAsia" w:hAnsi="Times New Roman" w:cs="Times New Roman"/>
    </w:rPr>
  </w:style>
  <w:style w:type="paragraph" w:customStyle="1" w:styleId="PennBlockQuote">
    <w:name w:val="Penn Block Quote"/>
    <w:basedOn w:val="PennBodyText"/>
    <w:next w:val="PennBodyText"/>
    <w:qFormat/>
    <w:rsid w:val="006D3B0C"/>
    <w:pPr>
      <w:spacing w:after="300" w:line="240" w:lineRule="auto"/>
      <w:ind w:left="720"/>
    </w:pPr>
  </w:style>
  <w:style w:type="paragraph" w:customStyle="1" w:styleId="PennBulletList">
    <w:name w:val="Penn Bullet List"/>
    <w:basedOn w:val="PennBodyText"/>
    <w:next w:val="PennBodyText"/>
    <w:qFormat/>
    <w:rsid w:val="006D3B0C"/>
  </w:style>
  <w:style w:type="paragraph" w:customStyle="1" w:styleId="PennChapterNumber">
    <w:name w:val="Penn Chapter Number"/>
    <w:basedOn w:val="PennBodyText"/>
    <w:qFormat/>
    <w:rsid w:val="006D3B0C"/>
    <w:pPr>
      <w:jc w:val="center"/>
    </w:pPr>
    <w:rPr>
      <w:b/>
    </w:rPr>
  </w:style>
  <w:style w:type="paragraph" w:customStyle="1" w:styleId="PennChapterTitle">
    <w:name w:val="Penn Chapter Title"/>
    <w:basedOn w:val="PennBodyText"/>
    <w:qFormat/>
    <w:rsid w:val="006D3B0C"/>
    <w:pPr>
      <w:jc w:val="center"/>
    </w:pPr>
    <w:rPr>
      <w:b/>
    </w:rPr>
  </w:style>
  <w:style w:type="paragraph" w:customStyle="1" w:styleId="PennFigureTitle">
    <w:name w:val="Penn Figure Title"/>
    <w:basedOn w:val="PennBodyText"/>
    <w:qFormat/>
    <w:rsid w:val="006D3B0C"/>
    <w:pPr>
      <w:spacing w:after="120"/>
    </w:pPr>
    <w:rPr>
      <w:i/>
    </w:rPr>
  </w:style>
  <w:style w:type="paragraph" w:customStyle="1" w:styleId="PennSubheading1">
    <w:name w:val="Penn Subheading 1"/>
    <w:basedOn w:val="PennBodyText"/>
    <w:next w:val="PennBodyText"/>
    <w:qFormat/>
    <w:rsid w:val="006D3B0C"/>
    <w:pPr>
      <w:keepNext/>
      <w:spacing w:before="360"/>
      <w:jc w:val="center"/>
      <w:outlineLvl w:val="0"/>
    </w:pPr>
    <w:rPr>
      <w:b/>
    </w:rPr>
  </w:style>
  <w:style w:type="paragraph" w:customStyle="1" w:styleId="PennSubheading2">
    <w:name w:val="Penn Subheading 2"/>
    <w:basedOn w:val="PennBodyText"/>
    <w:qFormat/>
    <w:rsid w:val="006D3B0C"/>
    <w:pPr>
      <w:keepNext/>
      <w:spacing w:before="120"/>
    </w:pPr>
    <w:rPr>
      <w:b/>
    </w:rPr>
  </w:style>
  <w:style w:type="paragraph" w:customStyle="1" w:styleId="PennSubheading3">
    <w:name w:val="Penn Subheading 3"/>
    <w:basedOn w:val="PennBodyText"/>
    <w:qFormat/>
    <w:rsid w:val="006D3B0C"/>
    <w:pPr>
      <w:keepNext/>
    </w:pPr>
    <w:rPr>
      <w:i/>
    </w:rPr>
  </w:style>
  <w:style w:type="paragraph" w:customStyle="1" w:styleId="PennTableNumber">
    <w:name w:val="Penn Table Number"/>
    <w:basedOn w:val="PennBodyText"/>
    <w:qFormat/>
    <w:rsid w:val="006D3B0C"/>
    <w:pPr>
      <w:keepNext/>
      <w:keepLines/>
    </w:pPr>
  </w:style>
  <w:style w:type="paragraph" w:customStyle="1" w:styleId="PennTableText">
    <w:name w:val="Penn Table Text"/>
    <w:basedOn w:val="Normal"/>
    <w:qFormat/>
    <w:rsid w:val="006D3B0C"/>
    <w:pPr>
      <w:keepNext/>
      <w:keepLines/>
    </w:pPr>
    <w:rPr>
      <w:rFonts w:ascii="Times New Roman" w:eastAsia="Times New Roman" w:hAnsi="Times New Roman" w:cs="Times New Roman"/>
    </w:rPr>
  </w:style>
  <w:style w:type="paragraph" w:customStyle="1" w:styleId="PennTableTitle">
    <w:name w:val="Penn Table Title"/>
    <w:basedOn w:val="PennBodyText"/>
    <w:qFormat/>
    <w:rsid w:val="006D3B0C"/>
    <w:pPr>
      <w:keepNext/>
      <w:keepLines/>
    </w:pPr>
  </w:style>
  <w:style w:type="paragraph" w:customStyle="1" w:styleId="RTDBodyText">
    <w:name w:val="RTD Body Text"/>
    <w:basedOn w:val="Normal"/>
    <w:qFormat/>
    <w:rsid w:val="006D3B0C"/>
    <w:pPr>
      <w:spacing w:line="480" w:lineRule="auto"/>
    </w:pPr>
    <w:rPr>
      <w:rFonts w:eastAsiaTheme="minorEastAsia"/>
      <w:sz w:val="26"/>
      <w:szCs w:val="26"/>
    </w:rPr>
  </w:style>
  <w:style w:type="paragraph" w:customStyle="1" w:styleId="RTDBlockQuote">
    <w:name w:val="RTD Block Quote"/>
    <w:basedOn w:val="RTDBodyText"/>
    <w:next w:val="RTDBodyText"/>
    <w:qFormat/>
    <w:rsid w:val="006D3B0C"/>
    <w:pPr>
      <w:ind w:left="720"/>
    </w:pPr>
  </w:style>
  <w:style w:type="paragraph" w:customStyle="1" w:styleId="RTDChapterTitle">
    <w:name w:val="RTD Chapter Title"/>
    <w:basedOn w:val="Normal"/>
    <w:qFormat/>
    <w:rsid w:val="006D3B0C"/>
    <w:pPr>
      <w:spacing w:after="480"/>
      <w:ind w:left="720" w:hanging="720"/>
      <w:jc w:val="center"/>
    </w:pPr>
    <w:rPr>
      <w:rFonts w:ascii="Times" w:eastAsia="Times New Roman" w:hAnsi="Times" w:cs="Arial"/>
      <w:b/>
      <w:bCs/>
      <w:color w:val="000000"/>
      <w:sz w:val="48"/>
      <w:szCs w:val="48"/>
      <w:u w:val="single"/>
    </w:rPr>
  </w:style>
  <w:style w:type="paragraph" w:customStyle="1" w:styleId="RTDGlossaryEntry">
    <w:name w:val="RTD Glossary Entry"/>
    <w:basedOn w:val="Normal"/>
    <w:qFormat/>
    <w:rsid w:val="006D3B0C"/>
    <w:pPr>
      <w:spacing w:before="360"/>
      <w:ind w:left="720" w:hanging="720"/>
    </w:pPr>
    <w:rPr>
      <w:rFonts w:ascii="Times" w:eastAsia="Times New Roman" w:hAnsi="Times" w:cs="Arial"/>
      <w:color w:val="000000"/>
    </w:rPr>
  </w:style>
  <w:style w:type="paragraph" w:customStyle="1" w:styleId="RTDFigure">
    <w:name w:val="RTD Figure"/>
    <w:basedOn w:val="RTDGlossaryEntry"/>
    <w:qFormat/>
    <w:rsid w:val="006D3B0C"/>
    <w:pPr>
      <w:jc w:val="center"/>
    </w:pPr>
    <w:rPr>
      <w:noProof/>
    </w:rPr>
  </w:style>
  <w:style w:type="paragraph" w:customStyle="1" w:styleId="RTDGlossarymulti-paragraph">
    <w:name w:val="RTD Glossary (multi-paragraph)"/>
    <w:basedOn w:val="RTDGlossaryEntry"/>
    <w:qFormat/>
    <w:rsid w:val="006D3B0C"/>
    <w:pPr>
      <w:spacing w:before="0"/>
    </w:pPr>
  </w:style>
  <w:style w:type="paragraph" w:customStyle="1" w:styleId="RTDGlossaryBulllets">
    <w:name w:val="RTD Glossary Bulllets"/>
    <w:basedOn w:val="RTDGlossaryEntry"/>
    <w:qFormat/>
    <w:rsid w:val="006D3B0C"/>
    <w:pPr>
      <w:numPr>
        <w:numId w:val="3"/>
      </w:numPr>
      <w:spacing w:before="0"/>
    </w:pPr>
  </w:style>
  <w:style w:type="paragraph" w:customStyle="1" w:styleId="RTDHeading1">
    <w:name w:val="RTD Heading 1"/>
    <w:basedOn w:val="RTDBodyText"/>
    <w:next w:val="RTDBodyText"/>
    <w:qFormat/>
    <w:rsid w:val="006D3B0C"/>
    <w:pPr>
      <w:keepNext/>
      <w:spacing w:before="240"/>
    </w:pPr>
    <w:rPr>
      <w:b/>
      <w:bCs/>
    </w:rPr>
  </w:style>
  <w:style w:type="paragraph" w:customStyle="1" w:styleId="RTDHeading2">
    <w:name w:val="RTD Heading 2"/>
    <w:basedOn w:val="RTDHeading1"/>
    <w:next w:val="RTDBodyText"/>
    <w:qFormat/>
    <w:rsid w:val="006D3B0C"/>
    <w:pPr>
      <w:ind w:left="720"/>
    </w:pPr>
  </w:style>
  <w:style w:type="table" w:styleId="TableGrid">
    <w:name w:val="Table Grid"/>
    <w:basedOn w:val="TableNormal"/>
    <w:uiPriority w:val="39"/>
    <w:rsid w:val="006D3B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6D3B0C"/>
    <w:rPr>
      <w:color w:val="605E5C"/>
      <w:shd w:val="clear" w:color="auto" w:fill="E1DFDD"/>
    </w:rPr>
  </w:style>
  <w:style w:type="character" w:customStyle="1" w:styleId="Heading1Char">
    <w:name w:val="Heading 1 Char"/>
    <w:basedOn w:val="DefaultParagraphFont"/>
    <w:link w:val="Heading1"/>
    <w:uiPriority w:val="9"/>
    <w:rsid w:val="000F5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DE4"/>
    <w:rPr>
      <w:rFonts w:eastAsiaTheme="majorEastAsia" w:cstheme="majorBidi"/>
      <w:color w:val="272727" w:themeColor="text1" w:themeTint="D8"/>
    </w:rPr>
  </w:style>
  <w:style w:type="paragraph" w:styleId="Title">
    <w:name w:val="Title"/>
    <w:basedOn w:val="Normal"/>
    <w:next w:val="Normal"/>
    <w:link w:val="TitleChar"/>
    <w:uiPriority w:val="10"/>
    <w:qFormat/>
    <w:rsid w:val="000F5DE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DE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D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5DE4"/>
    <w:rPr>
      <w:rFonts w:ascii="Kepler Std Light" w:hAnsi="Kepler Std Light"/>
      <w:i/>
      <w:iCs/>
      <w:color w:val="404040" w:themeColor="text1" w:themeTint="BF"/>
    </w:rPr>
  </w:style>
  <w:style w:type="character" w:styleId="IntenseEmphasis">
    <w:name w:val="Intense Emphasis"/>
    <w:basedOn w:val="DefaultParagraphFont"/>
    <w:uiPriority w:val="21"/>
    <w:qFormat/>
    <w:rsid w:val="000F5DE4"/>
    <w:rPr>
      <w:i/>
      <w:iCs/>
      <w:color w:val="0F4761" w:themeColor="accent1" w:themeShade="BF"/>
    </w:rPr>
  </w:style>
  <w:style w:type="paragraph" w:styleId="IntenseQuote">
    <w:name w:val="Intense Quote"/>
    <w:basedOn w:val="Normal"/>
    <w:next w:val="Normal"/>
    <w:link w:val="IntenseQuoteChar"/>
    <w:uiPriority w:val="30"/>
    <w:qFormat/>
    <w:rsid w:val="000F5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DE4"/>
    <w:rPr>
      <w:rFonts w:ascii="Kepler Std Light" w:hAnsi="Kepler Std Light"/>
      <w:i/>
      <w:iCs/>
      <w:color w:val="0F4761" w:themeColor="accent1" w:themeShade="BF"/>
    </w:rPr>
  </w:style>
  <w:style w:type="character" w:styleId="IntenseReference">
    <w:name w:val="Intense Reference"/>
    <w:basedOn w:val="DefaultParagraphFont"/>
    <w:uiPriority w:val="32"/>
    <w:qFormat/>
    <w:rsid w:val="000F5DE4"/>
    <w:rPr>
      <w:b/>
      <w:bCs/>
      <w:smallCaps/>
      <w:color w:val="0F4761" w:themeColor="accent1" w:themeShade="BF"/>
      <w:spacing w:val="5"/>
    </w:rPr>
  </w:style>
  <w:style w:type="paragraph" w:customStyle="1" w:styleId="Level">
    <w:name w:val="Level"/>
    <w:basedOn w:val="Normal"/>
    <w:qFormat/>
    <w:rsid w:val="00C07C70"/>
    <w:pPr>
      <w:keepNext/>
      <w:spacing w:before="480" w:after="120"/>
    </w:pPr>
    <w:rPr>
      <w:b/>
      <w:bCs/>
      <w:u w:val="single"/>
    </w:rPr>
  </w:style>
  <w:style w:type="paragraph" w:customStyle="1" w:styleId="Tier">
    <w:name w:val="Tier"/>
    <w:basedOn w:val="Normal"/>
    <w:qFormat/>
    <w:rsid w:val="00C07C70"/>
    <w:pPr>
      <w:keepNext/>
      <w:spacing w:before="240" w:after="120"/>
      <w:ind w:left="360"/>
    </w:pPr>
    <w:rPr>
      <w:b/>
      <w:bCs/>
    </w:rPr>
  </w:style>
  <w:style w:type="paragraph" w:styleId="Revision">
    <w:name w:val="Revision"/>
    <w:hidden/>
    <w:uiPriority w:val="99"/>
    <w:semiHidden/>
    <w:rsid w:val="00050D09"/>
    <w:rPr>
      <w:rFonts w:ascii="Kepler Std Light" w:hAnsi="Kepler Std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7</Pages>
  <Words>2685</Words>
  <Characters>15305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Hoffman</dc:creator>
  <cp:keywords/>
  <dc:description/>
  <cp:lastModifiedBy>Alexander Hoffman</cp:lastModifiedBy>
  <cp:revision>27</cp:revision>
  <dcterms:created xsi:type="dcterms:W3CDTF">2025-08-29T16:55:00Z</dcterms:created>
  <dcterms:modified xsi:type="dcterms:W3CDTF">2025-10-31T16:43:00Z</dcterms:modified>
</cp:coreProperties>
</file>