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6CED" w14:textId="5538769C" w:rsidR="00995B43" w:rsidRDefault="00995B43" w:rsidP="00162AC2">
      <w:pPr>
        <w:pStyle w:val="Level"/>
        <w:rPr>
          <w:ins w:id="0" w:author="Alexander Hoffman" w:date="2025-10-31T13:18:00Z" w16du:dateUtc="2025-10-31T17:18:00Z"/>
        </w:rPr>
      </w:pPr>
      <w:bookmarkStart w:id="1" w:name="_Hlk212099731"/>
      <w:bookmarkStart w:id="2" w:name="OLE_LINK1"/>
      <w:bookmarkStart w:id="3" w:name="OLE_LINK7"/>
      <w:bookmarkStart w:id="4" w:name="OLE_LINK2"/>
      <w:bookmarkStart w:id="5" w:name="_Hlk207364831"/>
      <w:ins w:id="6" w:author="Alexander Hoffman" w:date="2025-10-31T13:18:00Z" w16du:dateUtc="2025-10-31T17:18:00Z">
        <w:r>
          <w:t xml:space="preserve">Core: </w:t>
        </w:r>
      </w:ins>
    </w:p>
    <w:p w14:paraId="4566E6EB" w14:textId="52551E47" w:rsidR="00162AC2" w:rsidRPr="003010FB" w:rsidRDefault="00162AC2" w:rsidP="00162AC2">
      <w:pPr>
        <w:pStyle w:val="Level"/>
      </w:pPr>
      <w:r w:rsidRPr="003010FB">
        <w:t>Level 2: Standard code, language of standard.</w:t>
      </w:r>
    </w:p>
    <w:bookmarkEnd w:id="1"/>
    <w:p w14:paraId="17B5A0DC" w14:textId="77777777" w:rsidR="00162AC2" w:rsidRDefault="00162AC2" w:rsidP="00162AC2">
      <w:pPr>
        <w:pStyle w:val="Tier"/>
      </w:pPr>
      <w:r w:rsidRPr="00C07C70">
        <w:t xml:space="preserve">Tier 2a) </w:t>
      </w:r>
    </w:p>
    <w:p w14:paraId="3394F9F2" w14:textId="7FD67346" w:rsidR="00B47695" w:rsidRDefault="00910327" w:rsidP="00322017">
      <w:pPr>
        <w:ind w:left="360"/>
      </w:pPr>
      <w:bookmarkStart w:id="7" w:name="_Hlk207364607"/>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322017" w:rsidRPr="00322017">
        <w:t>RL.</w:t>
      </w:r>
      <w:r w:rsidR="00F2076B">
        <w:t>8.4</w:t>
      </w:r>
      <w:bookmarkEnd w:id="7"/>
      <w:r w:rsidR="00322017">
        <w:t>,</w:t>
      </w:r>
      <w:r w:rsidR="00322017" w:rsidRPr="00322017">
        <w:t xml:space="preserve"> </w:t>
      </w:r>
      <w:r w:rsidR="00322017">
        <w:t>‘</w:t>
      </w:r>
      <w:r w:rsidR="00F2076B">
        <w:t>Determine the meaning of words and phrases as they are used in a text, including figurative and connotative meanings; analyze the impact of specific word choices on meaning and tone, including analogies or allusions to other texts</w:t>
      </w:r>
      <w:r w:rsidR="003974A2">
        <w:t>,</w:t>
      </w:r>
      <w:r w:rsidR="00322017">
        <w:t>’</w:t>
      </w:r>
      <w:bookmarkEnd w:id="2"/>
      <w:r w:rsidR="003974A2">
        <w:t xml:space="preserve"> using the following literary passage.</w:t>
      </w:r>
    </w:p>
    <w:p w14:paraId="27DCB7DA" w14:textId="77777777" w:rsidR="005244D7" w:rsidRDefault="005244D7" w:rsidP="005244D7">
      <w:pPr>
        <w:ind w:left="360"/>
      </w:pPr>
    </w:p>
    <w:p w14:paraId="5985FA7D" w14:textId="77777777" w:rsidR="005244D7" w:rsidRDefault="005244D7" w:rsidP="005244D7">
      <w:pPr>
        <w:ind w:left="360"/>
      </w:pPr>
      <w:r>
        <w:t>·      The key (</w:t>
      </w:r>
      <w:proofErr w:type="spellStart"/>
      <w:r>
        <w:t>i.e</w:t>
      </w:r>
      <w:proofErr w:type="spellEnd"/>
      <w:r>
        <w:t>, the correct answer option] should be marked with an “*”.</w:t>
      </w:r>
    </w:p>
    <w:p w14:paraId="03E77484" w14:textId="77777777" w:rsidR="005244D7" w:rsidRDefault="005244D7" w:rsidP="005244D7">
      <w:pPr>
        <w:ind w:left="360"/>
      </w:pPr>
      <w:r>
        <w:t>·      Please include rationales for each answer option that lay out the steps or reasoning that would lead to each response.</w:t>
      </w:r>
    </w:p>
    <w:p w14:paraId="616D9D08" w14:textId="77777777" w:rsidR="005244D7" w:rsidRDefault="005244D7" w:rsidP="005244D7">
      <w:pPr>
        <w:ind w:left="360"/>
      </w:pPr>
      <w:r>
        <w:t>·      If you revise the item, please make sure to include the full final version at the end.</w:t>
      </w:r>
    </w:p>
    <w:p w14:paraId="652C5797" w14:textId="77777777" w:rsidR="00162AC2" w:rsidRDefault="00162AC2" w:rsidP="00162AC2">
      <w:pPr>
        <w:pStyle w:val="Tier"/>
      </w:pPr>
      <w:r w:rsidRPr="00C07C70">
        <w:t>Tier 2b)</w:t>
      </w:r>
    </w:p>
    <w:p w14:paraId="1EDAE6A6" w14:textId="168AE61F" w:rsidR="007C144F" w:rsidRDefault="00910327" w:rsidP="007C144F">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322017" w:rsidRPr="00322017">
        <w:t>RL.</w:t>
      </w:r>
      <w:r w:rsidR="00F2076B">
        <w:t>8.4</w:t>
      </w:r>
      <w:r w:rsidR="00322017">
        <w:t>,</w:t>
      </w:r>
      <w:r w:rsidR="00322017" w:rsidRPr="00322017">
        <w:t xml:space="preserve"> </w:t>
      </w:r>
      <w:r w:rsidR="00322017">
        <w:t>‘</w:t>
      </w:r>
      <w:r w:rsidR="00F2076B">
        <w:t>Determine the meaning of words and phrases as they are used in a text, including figurative and connotative meanings; analyze the impact of specific word choices on meaning and tone, including analogies or allusions to other texts</w:t>
      </w:r>
      <w:r w:rsidR="003974A2">
        <w:t>,</w:t>
      </w:r>
      <w:r w:rsidR="00322017">
        <w:t>’</w:t>
      </w:r>
      <w:r w:rsidR="00E135D6">
        <w:t xml:space="preserve"> </w:t>
      </w:r>
      <w:r w:rsidR="003974A2">
        <w:t xml:space="preserve">using the following literary passage. </w:t>
      </w:r>
      <w:r w:rsidR="007C144F">
        <w:t>You should write an item that scores well on the LBIDAT, which is detailed below.</w:t>
      </w:r>
    </w:p>
    <w:bookmarkEnd w:id="3"/>
    <w:p w14:paraId="121519F3" w14:textId="77777777" w:rsidR="005244D7" w:rsidRDefault="005244D7" w:rsidP="005244D7">
      <w:pPr>
        <w:ind w:left="360"/>
      </w:pPr>
    </w:p>
    <w:p w14:paraId="4E91476F" w14:textId="77777777" w:rsidR="005244D7" w:rsidRDefault="005244D7" w:rsidP="005244D7">
      <w:pPr>
        <w:ind w:left="360"/>
      </w:pPr>
      <w:r>
        <w:t>·      The key (</w:t>
      </w:r>
      <w:proofErr w:type="spellStart"/>
      <w:r>
        <w:t>i.e</w:t>
      </w:r>
      <w:proofErr w:type="spellEnd"/>
      <w:r>
        <w:t>, the correct answer option] should be marked with an “*”.</w:t>
      </w:r>
    </w:p>
    <w:p w14:paraId="366E4418" w14:textId="77777777" w:rsidR="005244D7" w:rsidRDefault="005244D7" w:rsidP="005244D7">
      <w:pPr>
        <w:ind w:left="360"/>
      </w:pPr>
      <w:r>
        <w:t>·      Please include rationales for each answer option that lay out the steps or reasoning that would lead to each response.</w:t>
      </w:r>
    </w:p>
    <w:p w14:paraId="3F370D3B" w14:textId="77777777" w:rsidR="005244D7" w:rsidRDefault="005244D7" w:rsidP="005244D7">
      <w:pPr>
        <w:ind w:left="360"/>
      </w:pPr>
      <w:r>
        <w:t>·      If you revise the item, please make sure to include the full final version at the end.</w:t>
      </w:r>
    </w:p>
    <w:p w14:paraId="3E037955" w14:textId="77777777" w:rsidR="005244D7" w:rsidRDefault="005244D7" w:rsidP="005244D7">
      <w:pPr>
        <w:ind w:left="360"/>
      </w:pPr>
    </w:p>
    <w:p w14:paraId="2652971C" w14:textId="77777777" w:rsidR="005244D7" w:rsidRDefault="005244D7" w:rsidP="005244D7">
      <w:pPr>
        <w:ind w:left="360"/>
      </w:pPr>
      <w:r>
        <w:t>Your goal is for each item to score well on the LBIDAT, whose complete text is included below.</w:t>
      </w:r>
    </w:p>
    <w:p w14:paraId="52AB8684" w14:textId="77777777" w:rsidR="00162AC2" w:rsidRPr="003010FB" w:rsidRDefault="00162AC2" w:rsidP="00162AC2">
      <w:pPr>
        <w:pStyle w:val="Level"/>
      </w:pPr>
      <w:r w:rsidRPr="003010FB">
        <w:t xml:space="preserve">Level </w:t>
      </w:r>
      <w:r>
        <w:t>3</w:t>
      </w:r>
      <w:r w:rsidRPr="003010FB">
        <w:t>: Standard code, language of standard</w:t>
      </w:r>
      <w:r>
        <w:t>, 50-75 word standard expansion</w:t>
      </w:r>
    </w:p>
    <w:p w14:paraId="19545231" w14:textId="77777777" w:rsidR="00162AC2" w:rsidRDefault="00162AC2" w:rsidP="00162AC2">
      <w:pPr>
        <w:pStyle w:val="Tier"/>
      </w:pPr>
      <w:r>
        <w:t>Tier 3a)</w:t>
      </w:r>
    </w:p>
    <w:p w14:paraId="4680501A" w14:textId="10517E33" w:rsidR="00282FB4" w:rsidRDefault="00910327" w:rsidP="00282FB4">
      <w:pPr>
        <w:ind w:left="360"/>
        <w:rPr>
          <w:ins w:id="8" w:author="Alexander Hoffman" w:date="2025-10-31T13:20:00Z" w16du:dateUtc="2025-10-31T17:20:00Z"/>
        </w:rPr>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w:t>
      </w:r>
      <w:r w:rsidR="00F2076B">
        <w:t>8.4</w:t>
      </w:r>
      <w:r w:rsidR="00282FB4">
        <w:t>,</w:t>
      </w:r>
      <w:r w:rsidR="00282FB4" w:rsidRPr="00322017">
        <w:t xml:space="preserve"> </w:t>
      </w:r>
      <w:r w:rsidR="00282FB4">
        <w:t>‘</w:t>
      </w:r>
      <w:r w:rsidR="00F2076B">
        <w:t xml:space="preserve">Determine the meaning of words and phrases as they are used in a text, including figurative and connotative meanings; analyze the impact of specific word choices on meaning and tone, including </w:t>
      </w:r>
      <w:r w:rsidR="00F2076B">
        <w:lastRenderedPageBreak/>
        <w:t>analogies or allusions to other texts</w:t>
      </w:r>
      <w:r w:rsidR="00282FB4">
        <w:t xml:space="preserve">,’ using the following literary passage. </w:t>
      </w:r>
      <w:bookmarkStart w:id="9" w:name="OLE_LINK9"/>
      <w:r w:rsidR="00282FB4">
        <w:t>That standard means, “</w:t>
      </w:r>
      <w:r w:rsidR="00F2076B">
        <w:t>This standard is about subtleties of language and word choice, with particular focus on connotative meaning and the impact of a particularly chosen word on the tone of the text. This often takes the form of non-literal use of words, as that can increase the importance of connotative meanings of words. Items should highlight the subtle impacts of particular word choice. This requires words that test takers may be expected to already know</w:t>
      </w:r>
      <w:r w:rsidR="00282FB4">
        <w:t>.”</w:t>
      </w:r>
      <w:bookmarkEnd w:id="9"/>
    </w:p>
    <w:p w14:paraId="0EE7CC42" w14:textId="77777777" w:rsidR="00995B43" w:rsidRDefault="00995B43" w:rsidP="00282FB4">
      <w:pPr>
        <w:ind w:left="360"/>
        <w:rPr>
          <w:ins w:id="10" w:author="Alexander Hoffman" w:date="2025-10-31T13:20:00Z" w16du:dateUtc="2025-10-31T17:20:00Z"/>
        </w:rPr>
      </w:pPr>
    </w:p>
    <w:p w14:paraId="473D48B4" w14:textId="77777777" w:rsidR="00995B43" w:rsidRDefault="00995B43" w:rsidP="00282FB4">
      <w:pPr>
        <w:ind w:left="360"/>
      </w:pPr>
    </w:p>
    <w:p w14:paraId="38CA1481" w14:textId="77777777" w:rsidR="005244D7" w:rsidRDefault="005244D7" w:rsidP="005244D7">
      <w:pPr>
        <w:ind w:left="360"/>
      </w:pPr>
    </w:p>
    <w:p w14:paraId="3B816D02" w14:textId="77777777" w:rsidR="005244D7" w:rsidRDefault="005244D7" w:rsidP="005244D7">
      <w:pPr>
        <w:ind w:left="360"/>
      </w:pPr>
      <w:r>
        <w:t>·      The key (</w:t>
      </w:r>
      <w:proofErr w:type="spellStart"/>
      <w:r>
        <w:t>i.e</w:t>
      </w:r>
      <w:proofErr w:type="spellEnd"/>
      <w:r>
        <w:t>, the correct answer option] should be marked with an “*”.</w:t>
      </w:r>
    </w:p>
    <w:p w14:paraId="6F3FBEE4" w14:textId="77777777" w:rsidR="005244D7" w:rsidRDefault="005244D7" w:rsidP="005244D7">
      <w:pPr>
        <w:ind w:left="360"/>
      </w:pPr>
      <w:r>
        <w:t>·      Please include rationales for each answer option that lay out the steps or reasoning that would lead to each response.</w:t>
      </w:r>
    </w:p>
    <w:p w14:paraId="7B8B1082" w14:textId="77777777" w:rsidR="005244D7" w:rsidRDefault="005244D7" w:rsidP="005244D7">
      <w:pPr>
        <w:ind w:left="360"/>
      </w:pPr>
      <w:r>
        <w:t>·      If you revise the item, please make sure to include the full final version at the end.</w:t>
      </w:r>
    </w:p>
    <w:p w14:paraId="09C2A085" w14:textId="77777777" w:rsidR="00162AC2" w:rsidRDefault="00162AC2" w:rsidP="00162AC2">
      <w:pPr>
        <w:pStyle w:val="Tier"/>
      </w:pPr>
      <w:r>
        <w:t>Tier 3b)</w:t>
      </w:r>
    </w:p>
    <w:p w14:paraId="325E94CE" w14:textId="24A850D3" w:rsidR="00282FB4" w:rsidRDefault="00910327" w:rsidP="00282FB4">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w:t>
      </w:r>
      <w:r w:rsidR="00F2076B">
        <w:t>8.4</w:t>
      </w:r>
      <w:r w:rsidR="00282FB4">
        <w:t>,</w:t>
      </w:r>
      <w:r w:rsidR="00282FB4" w:rsidRPr="00322017">
        <w:t xml:space="preserve"> </w:t>
      </w:r>
      <w:r w:rsidR="00282FB4">
        <w:t>‘</w:t>
      </w:r>
      <w:r w:rsidR="00F2076B">
        <w:t>Determine the meaning of words and phrases as they are used in a text, including figurative and connotative meanings; analyze the impact of specific word choices on meaning and tone, including analogies or allusions to other texts</w:t>
      </w:r>
      <w:r w:rsidR="00282FB4">
        <w:t>,’ using the following literary passage. That standard means, “</w:t>
      </w:r>
      <w:r w:rsidR="00F2076B">
        <w:t>This standard is about subtleties of language and word choice, with particular focus on connotative meaning and the impact of a particularly chosen word on the tone of the text. This often takes the form of non-literal use of words, as that can increase the importance of connotative meanings of words. Items should highlight the subtle impacts of particular word choice. This requires words that test takers may be expected to already know</w:t>
      </w:r>
      <w:r w:rsidR="00282FB4">
        <w:t>.” You should write an item that scores well on the LBIDAT, which is detailed below.</w:t>
      </w:r>
    </w:p>
    <w:p w14:paraId="3CBD87C7" w14:textId="77777777" w:rsidR="005244D7" w:rsidRDefault="005244D7" w:rsidP="005244D7">
      <w:pPr>
        <w:ind w:left="360"/>
      </w:pPr>
      <w:bookmarkStart w:id="11" w:name="_Hlk212099907"/>
    </w:p>
    <w:p w14:paraId="4E0EB46F" w14:textId="77777777" w:rsidR="005244D7" w:rsidRDefault="005244D7" w:rsidP="005244D7">
      <w:pPr>
        <w:ind w:left="360"/>
      </w:pPr>
      <w:r>
        <w:t>·      The key (</w:t>
      </w:r>
      <w:proofErr w:type="spellStart"/>
      <w:r>
        <w:t>i.e</w:t>
      </w:r>
      <w:proofErr w:type="spellEnd"/>
      <w:r>
        <w:t>, the correct answer option] should be marked with an “*”.</w:t>
      </w:r>
    </w:p>
    <w:p w14:paraId="252CE9AE" w14:textId="77777777" w:rsidR="005244D7" w:rsidRDefault="005244D7" w:rsidP="005244D7">
      <w:pPr>
        <w:ind w:left="360"/>
      </w:pPr>
      <w:r>
        <w:t>·      Please include rationales for each answer option that lay out the steps or reasoning that would lead to each response.</w:t>
      </w:r>
    </w:p>
    <w:p w14:paraId="470D8C81" w14:textId="77777777" w:rsidR="005244D7" w:rsidRDefault="005244D7" w:rsidP="005244D7">
      <w:pPr>
        <w:ind w:left="360"/>
      </w:pPr>
      <w:r>
        <w:t>·      If you revise the item, please make sure to include the full final version at the end.</w:t>
      </w:r>
    </w:p>
    <w:p w14:paraId="6DD417F6" w14:textId="77777777" w:rsidR="005244D7" w:rsidRDefault="005244D7" w:rsidP="005244D7">
      <w:pPr>
        <w:ind w:left="360"/>
      </w:pPr>
    </w:p>
    <w:p w14:paraId="7CA8362B" w14:textId="77777777" w:rsidR="005244D7" w:rsidRDefault="005244D7" w:rsidP="005244D7">
      <w:pPr>
        <w:ind w:left="360"/>
      </w:pPr>
      <w:r>
        <w:t>Your goal is for each item to score well on the LBIDAT, whose complete text is included below.</w:t>
      </w:r>
    </w:p>
    <w:p w14:paraId="4531AE8E" w14:textId="77777777" w:rsidR="00162AC2" w:rsidRPr="003010FB" w:rsidRDefault="00162AC2" w:rsidP="00162AC2">
      <w:pPr>
        <w:pStyle w:val="Level"/>
      </w:pPr>
      <w:r w:rsidRPr="003010FB">
        <w:t xml:space="preserve">Level </w:t>
      </w:r>
      <w:r>
        <w:t>4</w:t>
      </w:r>
      <w:r w:rsidRPr="003010FB">
        <w:t>: Standard code, language of standard</w:t>
      </w:r>
      <w:r>
        <w:t>, 100+ word standard expansion</w:t>
      </w:r>
    </w:p>
    <w:bookmarkEnd w:id="11"/>
    <w:p w14:paraId="1E0260A5" w14:textId="77777777" w:rsidR="00162AC2" w:rsidRDefault="00162AC2" w:rsidP="00162AC2">
      <w:pPr>
        <w:pStyle w:val="Tier"/>
      </w:pPr>
      <w:r>
        <w:t>Tier 4a)</w:t>
      </w:r>
    </w:p>
    <w:p w14:paraId="4F036E7A" w14:textId="210E0D35" w:rsidR="00282FB4" w:rsidRDefault="00910327" w:rsidP="00282FB4">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w:t>
      </w:r>
      <w:r w:rsidR="00F2076B">
        <w:t>8.4</w:t>
      </w:r>
      <w:r w:rsidR="00282FB4">
        <w:t>,</w:t>
      </w:r>
      <w:r w:rsidR="00282FB4" w:rsidRPr="00322017">
        <w:t xml:space="preserve"> </w:t>
      </w:r>
      <w:r w:rsidR="00282FB4">
        <w:t>‘</w:t>
      </w:r>
      <w:r w:rsidR="00F2076B">
        <w:t xml:space="preserve">Determine the meaning of words and phrases as they are used in a text, including figurative and connotative meanings; analyze the impact of specific word choices on meaning and tone, including </w:t>
      </w:r>
      <w:r w:rsidR="00F2076B">
        <w:lastRenderedPageBreak/>
        <w:t>analogies or allusions to other texts</w:t>
      </w:r>
      <w:r w:rsidR="00282FB4">
        <w:t>,’ using the following literary passage. That standard means, “</w:t>
      </w:r>
      <w:r w:rsidR="00FE6F5D">
        <w:t>At</w:t>
      </w:r>
      <w:r w:rsidR="00396C70">
        <w:t xml:space="preserve"> this level, this standard is about the relatively advanced skill of recognizing the particular use of a word—an </w:t>
      </w:r>
      <w:r w:rsidR="00396C70" w:rsidRPr="00F60902">
        <w:t>author’s careful selection and use of a word that carries particular meaning *as* *it* *is* *used* *in* *</w:t>
      </w:r>
      <w:del w:id="12" w:author="Alexander Hoffman" w:date="2025-10-31T13:29:00Z" w16du:dateUtc="2025-10-31T17:29:00Z">
        <w:r w:rsidR="00396C70" w:rsidRPr="00F60902" w:rsidDel="001C5C9C">
          <w:delText>the</w:delText>
        </w:r>
      </w:del>
      <w:ins w:id="13" w:author="Alexander Hoffman" w:date="2025-10-31T13:29:00Z" w16du:dateUtc="2025-10-31T17:29:00Z">
        <w:r w:rsidR="001C5C9C">
          <w:t>this</w:t>
        </w:r>
      </w:ins>
      <w:r w:rsidR="00396C70" w:rsidRPr="00F60902">
        <w:t>* *text*. This goes beyond mere denotative meaning to focus on</w:t>
      </w:r>
      <w:r w:rsidR="00396C70">
        <w:t xml:space="preserve"> 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282FB4" w:rsidRPr="00282FB4">
        <w:t>.</w:t>
      </w:r>
      <w:r w:rsidR="00282FB4">
        <w:t>”</w:t>
      </w:r>
    </w:p>
    <w:p w14:paraId="51386FFA" w14:textId="77777777" w:rsidR="005244D7" w:rsidRDefault="005244D7" w:rsidP="005244D7">
      <w:pPr>
        <w:ind w:left="360"/>
      </w:pPr>
    </w:p>
    <w:p w14:paraId="7D2CB44A" w14:textId="77777777" w:rsidR="005244D7" w:rsidRDefault="005244D7" w:rsidP="005244D7">
      <w:pPr>
        <w:ind w:left="360"/>
      </w:pPr>
      <w:r>
        <w:t>·      The key (</w:t>
      </w:r>
      <w:proofErr w:type="spellStart"/>
      <w:r>
        <w:t>i.e</w:t>
      </w:r>
      <w:proofErr w:type="spellEnd"/>
      <w:r>
        <w:t>, the correct answer option] should be marked with an “*”.</w:t>
      </w:r>
    </w:p>
    <w:p w14:paraId="370D7F5B" w14:textId="77777777" w:rsidR="005244D7" w:rsidRDefault="005244D7" w:rsidP="005244D7">
      <w:pPr>
        <w:ind w:left="360"/>
      </w:pPr>
      <w:r>
        <w:t>·      Please include rationales for each answer option that lay out the steps or reasoning that would lead to each response.</w:t>
      </w:r>
    </w:p>
    <w:p w14:paraId="1BDBA54C" w14:textId="77777777" w:rsidR="005244D7" w:rsidRDefault="005244D7" w:rsidP="005244D7">
      <w:pPr>
        <w:ind w:left="360"/>
      </w:pPr>
      <w:r>
        <w:t>·      If you revise the item, please make sure to include the full final version at the end.</w:t>
      </w:r>
    </w:p>
    <w:p w14:paraId="68109961" w14:textId="77777777" w:rsidR="00162AC2" w:rsidRDefault="00162AC2" w:rsidP="00162AC2">
      <w:pPr>
        <w:pStyle w:val="Tier"/>
      </w:pPr>
      <w:r>
        <w:t>Tier 4b)</w:t>
      </w:r>
    </w:p>
    <w:p w14:paraId="398940BB" w14:textId="3DF64A1F" w:rsidR="00282FB4" w:rsidRDefault="00910327" w:rsidP="00282FB4">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w:t>
      </w:r>
      <w:r w:rsidR="00F2076B">
        <w:t>8.4</w:t>
      </w:r>
      <w:r w:rsidR="00282FB4">
        <w:t>,</w:t>
      </w:r>
      <w:r w:rsidR="00282FB4" w:rsidRPr="00322017">
        <w:t xml:space="preserve"> </w:t>
      </w:r>
      <w:r w:rsidR="00282FB4">
        <w:t>‘</w:t>
      </w:r>
      <w:r w:rsidR="00F2076B">
        <w:t>Determine the meaning of words and phrases as they are used in a text, including figurative and connotative meanings; analyze the impact of specific word choices on meaning and tone, including analogies or allusions to other texts</w:t>
      </w:r>
      <w:r w:rsidR="00282FB4">
        <w:t>,’ using the following literary passage. That standard means, “</w:t>
      </w:r>
      <w:r w:rsidR="00396C70">
        <w:t xml:space="preserve">This this level, this standard is about the relatively advanced skill of recognizing the particular use of a word—an </w:t>
      </w:r>
      <w:r w:rsidR="00396C70" w:rsidRPr="00F60902">
        <w:t>author’s careful selection and use of a word that carries particular meaning *as* *it* *is* *used* *in* *the* *text*. This goes beyond mere denotative meaning to focus on</w:t>
      </w:r>
      <w:r w:rsidR="00396C70">
        <w:t xml:space="preserve"> 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282FB4" w:rsidRPr="00282FB4">
        <w:t>.</w:t>
      </w:r>
      <w:r w:rsidR="00282FB4">
        <w:t>” You should write an item that scores well on the LBIDAT, which is detailed below.</w:t>
      </w:r>
    </w:p>
    <w:p w14:paraId="2A946846" w14:textId="77777777" w:rsidR="005244D7" w:rsidRDefault="005244D7" w:rsidP="005244D7">
      <w:pPr>
        <w:ind w:left="360"/>
      </w:pPr>
    </w:p>
    <w:p w14:paraId="1A711561" w14:textId="77777777" w:rsidR="005244D7" w:rsidRDefault="005244D7" w:rsidP="005244D7">
      <w:pPr>
        <w:ind w:left="360"/>
      </w:pPr>
      <w:r>
        <w:t>·      The key (</w:t>
      </w:r>
      <w:proofErr w:type="spellStart"/>
      <w:r>
        <w:t>i.e</w:t>
      </w:r>
      <w:proofErr w:type="spellEnd"/>
      <w:r>
        <w:t>, the correct answer option] should be marked with an “*”.</w:t>
      </w:r>
    </w:p>
    <w:p w14:paraId="7F4DFCCE" w14:textId="77777777" w:rsidR="005244D7" w:rsidRDefault="005244D7" w:rsidP="005244D7">
      <w:pPr>
        <w:ind w:left="360"/>
      </w:pPr>
      <w:r>
        <w:t>·      Please include rationales for each answer option that lay out the steps or reasoning that would lead to each response.</w:t>
      </w:r>
    </w:p>
    <w:p w14:paraId="6DE8717B" w14:textId="77777777" w:rsidR="005244D7" w:rsidRDefault="005244D7" w:rsidP="005244D7">
      <w:pPr>
        <w:ind w:left="360"/>
      </w:pPr>
      <w:r>
        <w:t>·      If you revise the item, please make sure to include the full final version at the end.</w:t>
      </w:r>
    </w:p>
    <w:p w14:paraId="09566543" w14:textId="77777777" w:rsidR="005244D7" w:rsidRDefault="005244D7" w:rsidP="005244D7">
      <w:pPr>
        <w:ind w:left="360"/>
      </w:pPr>
    </w:p>
    <w:p w14:paraId="52776C44" w14:textId="77777777" w:rsidR="005244D7" w:rsidRDefault="005244D7" w:rsidP="005244D7">
      <w:pPr>
        <w:ind w:left="360"/>
      </w:pPr>
      <w:r>
        <w:t>Your goal is for each item to score well on the LBIDAT, whose complete text is included below.</w:t>
      </w:r>
    </w:p>
    <w:p w14:paraId="64EB3789" w14:textId="77777777" w:rsidR="00162AC2" w:rsidRPr="003010FB" w:rsidRDefault="00162AC2" w:rsidP="00162AC2">
      <w:pPr>
        <w:pStyle w:val="Level"/>
      </w:pPr>
      <w:r w:rsidRPr="003010FB">
        <w:lastRenderedPageBreak/>
        <w:t>Level</w:t>
      </w:r>
      <w:r>
        <w:t xml:space="preserve"> 5</w:t>
      </w:r>
      <w:r w:rsidRPr="003010FB">
        <w:t>: Standard code, language of standard</w:t>
      </w:r>
      <w:r>
        <w:t>, 100+ word standard expansion, 50-75 word standard exclusions</w:t>
      </w:r>
    </w:p>
    <w:p w14:paraId="2EBE6F58" w14:textId="77777777" w:rsidR="00162AC2" w:rsidRDefault="00162AC2" w:rsidP="00162AC2">
      <w:pPr>
        <w:pStyle w:val="Tier"/>
      </w:pPr>
      <w:r>
        <w:t xml:space="preserve">Tier 5a) </w:t>
      </w:r>
    </w:p>
    <w:p w14:paraId="1768F23C" w14:textId="2781128C" w:rsidR="00885806" w:rsidRDefault="00910327" w:rsidP="00885806">
      <w:pPr>
        <w:ind w:left="360"/>
        <w:rPr>
          <w:ins w:id="14" w:author="Alexander Hoffman" w:date="2025-10-31T13:30:00Z" w16du:dateUtc="2025-10-31T17:30:00Z"/>
        </w:rPr>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w:t>
      </w:r>
      <w:r w:rsidR="00F2076B">
        <w:t>8.4</w:t>
      </w:r>
      <w:r w:rsidR="00885806">
        <w:t>,</w:t>
      </w:r>
      <w:r w:rsidR="00885806" w:rsidRPr="00322017">
        <w:t xml:space="preserve"> </w:t>
      </w:r>
      <w:r w:rsidR="00885806">
        <w:t>‘</w:t>
      </w:r>
      <w:r w:rsidR="00F2076B">
        <w:t>Determine the meaning of words and phrases as they are used in a text, including figurative and connotative meanings; analyze the impact of specific word choices on meaning and tone, including analogies or allusions to other texts</w:t>
      </w:r>
      <w:r w:rsidR="00885806">
        <w:t>,’ using the following literary passage. That standard means, “</w:t>
      </w:r>
      <w:r w:rsidR="00396F6D">
        <w:t xml:space="preserve">This this level, this standard is about the relatively advanced skill of recognizing the particular use of a word—an </w:t>
      </w:r>
      <w:r w:rsidR="00396F6D" w:rsidRPr="00F60902">
        <w:t>author’s careful selection and use of a word that carries particular meaning *as* *it* *is* *used* *in* *the* *text*. This goes beyond mere denotative meaning to focus on</w:t>
      </w:r>
      <w:r w:rsidR="00396F6D">
        <w:t xml:space="preserve"> 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885806" w:rsidRPr="00282FB4">
        <w:t>.</w:t>
      </w:r>
      <w:r w:rsidR="00885806">
        <w:t xml:space="preserve">” </w:t>
      </w:r>
      <w:bookmarkStart w:id="15" w:name="OLE_LINK12"/>
      <w:r w:rsidR="00885806">
        <w:t xml:space="preserve">However, </w:t>
      </w:r>
      <w:ins w:id="16" w:author="Alexander Hoffman" w:date="2025-10-24T08:21:00Z" w16du:dateUtc="2025-10-24T12:21:00Z">
        <w:r w:rsidR="00FE6F5D">
          <w:t xml:space="preserve">it is </w:t>
        </w:r>
      </w:ins>
      <w:r w:rsidR="00396F6D">
        <w:t xml:space="preserve">not merely </w:t>
      </w:r>
      <w:ins w:id="17" w:author="Alexander Hoffman" w:date="2025-10-24T08:21:00Z" w16du:dateUtc="2025-10-24T12:21:00Z">
        <w:r w:rsidR="00FE6F5D">
          <w:t xml:space="preserve">about </w:t>
        </w:r>
      </w:ins>
      <w:r w:rsidR="00396F6D">
        <w:t>knowing or recognizing denotative meaning of a word, regardless of its level. Not about gross or obvious meanings of words</w:t>
      </w:r>
      <w:ins w:id="18" w:author="Alexander Hoffman" w:date="2025-10-31T13:33:00Z" w16du:dateUtc="2025-10-31T17:33:00Z">
        <w:r w:rsidR="001C5C9C">
          <w:t xml:space="preserve"> or </w:t>
        </w:r>
      </w:ins>
      <w:ins w:id="19" w:author="Alexander Hoffman" w:date="2025-10-31T13:34:00Z" w16du:dateUtc="2025-10-31T17:34:00Z">
        <w:r w:rsidR="001C5C9C">
          <w:t xml:space="preserve">of symbols that words </w:t>
        </w:r>
      </w:ins>
      <w:proofErr w:type="spellStart"/>
      <w:ins w:id="20" w:author="Alexander Hoffman" w:date="2025-10-31T13:35:00Z" w16du:dateUtc="2025-10-31T17:35:00Z">
        <w:r w:rsidR="001C5C9C">
          <w:t>descibe</w:t>
        </w:r>
      </w:ins>
      <w:proofErr w:type="spellEnd"/>
      <w:r w:rsidR="00396F6D">
        <w:t xml:space="preserve">. </w:t>
      </w:r>
      <w:ins w:id="21" w:author="Alexander Hoffman" w:date="2025-10-24T08:21:00Z" w16du:dateUtc="2025-10-24T12:21:00Z">
        <w:r w:rsidR="00FE6F5D">
          <w:t xml:space="preserve">It </w:t>
        </w:r>
      </w:ins>
      <w:del w:id="22" w:author="Alexander Hoffman" w:date="2025-10-24T08:21:00Z" w16du:dateUtc="2025-10-24T12:21:00Z">
        <w:r w:rsidR="00396F6D" w:rsidDel="00FE6F5D">
          <w:delText xml:space="preserve">Cannot </w:delText>
        </w:r>
      </w:del>
      <w:ins w:id="23" w:author="Alexander Hoffman" w:date="2025-10-24T08:21:00Z" w16du:dateUtc="2025-10-24T12:21:00Z">
        <w:r w:rsidR="00FE6F5D">
          <w:t xml:space="preserve">cannot </w:t>
        </w:r>
      </w:ins>
      <w:r w:rsidR="00396F6D">
        <w:t>be assessed with words that test takers cannot be expected to know, and yet also cannot be assessed with words that lack connotative meaning when used as they are in a text</w:t>
      </w:r>
      <w:r w:rsidR="00885806" w:rsidRPr="00282FB4">
        <w:t>.</w:t>
      </w:r>
      <w:bookmarkEnd w:id="15"/>
    </w:p>
    <w:p w14:paraId="0E4E58EA" w14:textId="77777777" w:rsidR="001C5C9C" w:rsidRDefault="001C5C9C" w:rsidP="00885806">
      <w:pPr>
        <w:ind w:left="360"/>
        <w:rPr>
          <w:ins w:id="24" w:author="Alexander Hoffman" w:date="2025-10-31T13:30:00Z" w16du:dateUtc="2025-10-31T17:30:00Z"/>
        </w:rPr>
      </w:pPr>
    </w:p>
    <w:p w14:paraId="30D1B1E6" w14:textId="0FD6E4C4" w:rsidR="001C5C9C" w:rsidRDefault="001C5C9C" w:rsidP="00885806">
      <w:pPr>
        <w:ind w:left="360"/>
        <w:rPr>
          <w:ins w:id="25" w:author="Alexander Hoffman" w:date="2025-10-31T13:30:00Z" w16du:dateUtc="2025-10-31T17:30:00Z"/>
        </w:rPr>
      </w:pPr>
      <w:ins w:id="26" w:author="Alexander Hoffman" w:date="2025-10-31T13:30:00Z" w16du:dateUtc="2025-10-31T17:30:00Z">
        <w:r>
          <w:t>Conflation with other literary devices or mea</w:t>
        </w:r>
      </w:ins>
      <w:ins w:id="27" w:author="Alexander Hoffman" w:date="2025-10-31T13:31:00Z" w16du:dateUtc="2025-10-31T17:31:00Z">
        <w:r>
          <w:t>n</w:t>
        </w:r>
      </w:ins>
      <w:ins w:id="28" w:author="Alexander Hoffman" w:date="2025-10-31T13:30:00Z" w16du:dateUtc="2025-10-31T17:30:00Z">
        <w:r>
          <w:t>ing of symbo</w:t>
        </w:r>
      </w:ins>
      <w:ins w:id="29" w:author="Alexander Hoffman" w:date="2025-10-31T13:31:00Z" w16du:dateUtc="2025-10-31T17:31:00Z">
        <w:r>
          <w:t>ls</w:t>
        </w:r>
      </w:ins>
    </w:p>
    <w:p w14:paraId="009CBA22" w14:textId="77777777" w:rsidR="001C5C9C" w:rsidRDefault="001C5C9C" w:rsidP="00885806">
      <w:pPr>
        <w:ind w:left="360"/>
      </w:pPr>
    </w:p>
    <w:p w14:paraId="5A9CE9B6" w14:textId="77777777" w:rsidR="005244D7" w:rsidRDefault="005244D7" w:rsidP="005244D7">
      <w:pPr>
        <w:ind w:left="360"/>
      </w:pPr>
    </w:p>
    <w:p w14:paraId="50BED8A9" w14:textId="77777777" w:rsidR="005244D7" w:rsidRDefault="005244D7" w:rsidP="005244D7">
      <w:pPr>
        <w:ind w:left="360"/>
      </w:pPr>
      <w:r>
        <w:t>·      The key (</w:t>
      </w:r>
      <w:proofErr w:type="spellStart"/>
      <w:r>
        <w:t>i.e</w:t>
      </w:r>
      <w:proofErr w:type="spellEnd"/>
      <w:r>
        <w:t>, the correct answer option] should be marked with an “*”.</w:t>
      </w:r>
    </w:p>
    <w:p w14:paraId="448ABAAA" w14:textId="77777777" w:rsidR="005244D7" w:rsidRDefault="005244D7" w:rsidP="005244D7">
      <w:pPr>
        <w:ind w:left="360"/>
      </w:pPr>
      <w:r>
        <w:t>·      Please include rationales for each answer option that lay out the steps or reasoning that would lead to each response.</w:t>
      </w:r>
    </w:p>
    <w:p w14:paraId="1927DB7C" w14:textId="77777777" w:rsidR="005244D7" w:rsidRDefault="005244D7" w:rsidP="005244D7">
      <w:pPr>
        <w:ind w:left="360"/>
      </w:pPr>
      <w:r>
        <w:t>·      If you revise the item, please make sure to include the full final version at the end.</w:t>
      </w:r>
    </w:p>
    <w:p w14:paraId="4D6D7843" w14:textId="77777777" w:rsidR="00162AC2" w:rsidRDefault="00162AC2" w:rsidP="00162AC2">
      <w:pPr>
        <w:pStyle w:val="Tier"/>
      </w:pPr>
      <w:r>
        <w:t xml:space="preserve">Tier 5b) </w:t>
      </w:r>
    </w:p>
    <w:p w14:paraId="1514F52E" w14:textId="762A089A" w:rsidR="00885806" w:rsidRDefault="00F90E34" w:rsidP="00885806">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w:t>
      </w:r>
      <w:r w:rsidR="00F2076B">
        <w:t>8.4</w:t>
      </w:r>
      <w:r w:rsidR="00885806">
        <w:t>,</w:t>
      </w:r>
      <w:r w:rsidR="00885806" w:rsidRPr="00322017">
        <w:t xml:space="preserve"> </w:t>
      </w:r>
      <w:r w:rsidR="00885806">
        <w:t>‘</w:t>
      </w:r>
      <w:r w:rsidR="00F2076B">
        <w:t>Determine the meaning of words and phrases as they are used in a text, including figurative and connotative meanings; analyze the impact of specific word choices on meaning and tone, including analogies or allusions to other texts</w:t>
      </w:r>
      <w:r w:rsidR="00885806">
        <w:t>,’ using the following literary passage. That standard means, “</w:t>
      </w:r>
      <w:r w:rsidR="00396F6D">
        <w:t xml:space="preserve">This this level, this standard is about the relatively advanced skill of recognizing the particular use of a word—an </w:t>
      </w:r>
      <w:r w:rsidR="00396F6D" w:rsidRPr="00F60902">
        <w:t>author’s careful selection and use of a word that carries particular meaning *as* *it* *is* *used* *in* *the* *text*. This goes beyond mere denotative meaning to focus on</w:t>
      </w:r>
      <w:r w:rsidR="00396F6D">
        <w:t xml:space="preserve"> </w:t>
      </w:r>
      <w:r w:rsidR="00396F6D">
        <w:lastRenderedPageBreak/>
        <w:t>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885806" w:rsidRPr="00282FB4">
        <w:t>.</w:t>
      </w:r>
      <w:r w:rsidR="00885806">
        <w:t xml:space="preserve">” </w:t>
      </w:r>
      <w:proofErr w:type="gramStart"/>
      <w:r w:rsidR="00885806">
        <w:t>However</w:t>
      </w:r>
      <w:proofErr w:type="gramEnd"/>
      <w:ins w:id="30" w:author="Alexander Hoffman" w:date="2025-10-24T08:22:00Z" w16du:dateUtc="2025-10-24T12:22:00Z">
        <w:r w:rsidR="00FE6F5D">
          <w:t xml:space="preserve"> it is</w:t>
        </w:r>
      </w:ins>
      <w:r w:rsidR="00BC4094" w:rsidRPr="00BC4094">
        <w:t xml:space="preserve"> </w:t>
      </w:r>
      <w:r w:rsidR="00BC4094">
        <w:t xml:space="preserve">not merely </w:t>
      </w:r>
      <w:ins w:id="31" w:author="Alexander Hoffman" w:date="2025-10-24T08:22:00Z" w16du:dateUtc="2025-10-24T12:22:00Z">
        <w:r w:rsidR="00FE6F5D">
          <w:t xml:space="preserve">about </w:t>
        </w:r>
      </w:ins>
      <w:r w:rsidR="00BC4094">
        <w:t xml:space="preserve">knowing or recognizing denotative meaning of a word, regardless of its level. Not about gross or obvious meanings of words. </w:t>
      </w:r>
      <w:ins w:id="32" w:author="Alexander Hoffman" w:date="2025-10-24T08:22:00Z" w16du:dateUtc="2025-10-24T12:22:00Z">
        <w:r w:rsidR="00FE6F5D">
          <w:t xml:space="preserve">It </w:t>
        </w:r>
      </w:ins>
      <w:del w:id="33" w:author="Alexander Hoffman" w:date="2025-10-24T08:22:00Z" w16du:dateUtc="2025-10-24T12:22:00Z">
        <w:r w:rsidR="00BC4094" w:rsidDel="00FE6F5D">
          <w:delText xml:space="preserve">Cannot </w:delText>
        </w:r>
      </w:del>
      <w:ins w:id="34" w:author="Alexander Hoffman" w:date="2025-10-24T08:22:00Z" w16du:dateUtc="2025-10-24T12:22:00Z">
        <w:r w:rsidR="00FE6F5D">
          <w:t xml:space="preserve">cannot </w:t>
        </w:r>
      </w:ins>
      <w:r w:rsidR="00BC4094">
        <w:t>be assessed with words that test takers cannot be expected to know, and yet also cannot be assessed with words that lack connotative meaning when used as they are in a text</w:t>
      </w:r>
      <w:r w:rsidR="00885806" w:rsidRPr="00282FB4">
        <w:t>.</w:t>
      </w:r>
      <w:r w:rsidR="00885806">
        <w:t xml:space="preserve"> You should write an item that scores well on the LBIDAT, which is detailed below.</w:t>
      </w:r>
    </w:p>
    <w:p w14:paraId="31B7964E" w14:textId="77777777" w:rsidR="005244D7" w:rsidRDefault="005244D7" w:rsidP="005244D7">
      <w:pPr>
        <w:ind w:left="360"/>
      </w:pPr>
      <w:bookmarkStart w:id="35" w:name="_Hlk212099966"/>
    </w:p>
    <w:p w14:paraId="6B0DED93" w14:textId="77777777" w:rsidR="005244D7" w:rsidRDefault="005244D7" w:rsidP="005244D7">
      <w:pPr>
        <w:ind w:left="360"/>
      </w:pPr>
      <w:r>
        <w:t>·      The key (</w:t>
      </w:r>
      <w:proofErr w:type="spellStart"/>
      <w:r>
        <w:t>i.e</w:t>
      </w:r>
      <w:proofErr w:type="spellEnd"/>
      <w:r>
        <w:t>, the correct answer option] should be marked with an “*”.</w:t>
      </w:r>
    </w:p>
    <w:p w14:paraId="106005EF" w14:textId="77777777" w:rsidR="005244D7" w:rsidRDefault="005244D7" w:rsidP="005244D7">
      <w:pPr>
        <w:ind w:left="360"/>
      </w:pPr>
      <w:r>
        <w:t>·      Please include rationales for each answer option that lay out the steps or reasoning that would lead to each response.</w:t>
      </w:r>
    </w:p>
    <w:p w14:paraId="4ED05A18" w14:textId="77777777" w:rsidR="005244D7" w:rsidRDefault="005244D7" w:rsidP="005244D7">
      <w:pPr>
        <w:ind w:left="360"/>
      </w:pPr>
      <w:r>
        <w:t>·      If you revise the item, please make sure to include the full final version at the end.</w:t>
      </w:r>
    </w:p>
    <w:p w14:paraId="2A1D345F" w14:textId="77777777" w:rsidR="005244D7" w:rsidRDefault="005244D7" w:rsidP="005244D7">
      <w:pPr>
        <w:ind w:left="360"/>
      </w:pPr>
    </w:p>
    <w:p w14:paraId="3D6ED855" w14:textId="77777777" w:rsidR="005244D7" w:rsidRDefault="005244D7" w:rsidP="005244D7">
      <w:pPr>
        <w:ind w:left="360"/>
      </w:pPr>
      <w:r>
        <w:t>Your goal is for each item to score well on the LBIDAT, whose complete text is included below.</w:t>
      </w:r>
    </w:p>
    <w:p w14:paraId="286D048C" w14:textId="77777777" w:rsidR="00162AC2" w:rsidRPr="003010FB" w:rsidRDefault="00162AC2" w:rsidP="00162AC2">
      <w:pPr>
        <w:pStyle w:val="Level"/>
      </w:pPr>
      <w:r w:rsidRPr="003010FB">
        <w:t>Level</w:t>
      </w:r>
      <w:r>
        <w:t xml:space="preserve"> 6</w:t>
      </w:r>
      <w:r w:rsidRPr="003010FB">
        <w:t>: Standard code, language of standard</w:t>
      </w:r>
      <w:r>
        <w:t>, 100+ word standard expansion, 100+ word standard exclusions</w:t>
      </w:r>
    </w:p>
    <w:bookmarkEnd w:id="35"/>
    <w:p w14:paraId="7954360A" w14:textId="77777777" w:rsidR="00162AC2" w:rsidRDefault="00162AC2" w:rsidP="00162AC2">
      <w:pPr>
        <w:pStyle w:val="Tier"/>
      </w:pPr>
      <w:r>
        <w:t>Tier 6a)</w:t>
      </w:r>
    </w:p>
    <w:p w14:paraId="475ECE92" w14:textId="2CADA34C" w:rsidR="00885806" w:rsidRDefault="00F90E34" w:rsidP="00885806">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w:t>
      </w:r>
      <w:r w:rsidR="00F2076B">
        <w:t>8.4</w:t>
      </w:r>
      <w:r w:rsidR="00885806">
        <w:t>,</w:t>
      </w:r>
      <w:r w:rsidR="00885806" w:rsidRPr="00322017">
        <w:t xml:space="preserve"> </w:t>
      </w:r>
      <w:r w:rsidR="00885806">
        <w:t>‘</w:t>
      </w:r>
      <w:r w:rsidR="00F2076B">
        <w:t>Determine the meaning of words and phrases as they are used in a text, including figurative and connotative meanings; analyze the impact of specific word choices on meaning and tone, including analogies or allusions to other texts</w:t>
      </w:r>
      <w:r w:rsidR="00885806">
        <w:t>,’ using the following literary passage. That standard means, “</w:t>
      </w:r>
      <w:r w:rsidR="00396F6D">
        <w:t xml:space="preserve">This this level, this standard is about the relatively advanced skill of recognizing the particular use of a word—an </w:t>
      </w:r>
      <w:r w:rsidR="00396F6D" w:rsidRPr="00F60902">
        <w:t>author’s careful selection and use of a word that carries particular meaning *as* *it* *is* *used* *in* *the* *text*. This goes beyond mere denotative meaning to focus on</w:t>
      </w:r>
      <w:r w:rsidR="00396F6D">
        <w:t xml:space="preserve"> 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885806" w:rsidRPr="00282FB4">
        <w:t>.</w:t>
      </w:r>
      <w:r w:rsidR="00885806">
        <w:t xml:space="preserve">” </w:t>
      </w:r>
      <w:r w:rsidR="003E7CC4">
        <w:t xml:space="preserve">However, </w:t>
      </w:r>
      <w:r w:rsidR="00CB3E2B">
        <w:t>this standard is not the L4 standard about figuring out the meaning of unknown words based on context clues and the like. It is not about determining test takers vocabulary expertise. Therefore, it is not about recognizing or determining the denota</w:t>
      </w:r>
      <w:ins w:id="36" w:author="Alexander Hoffman" w:date="2025-10-24T08:23:00Z" w16du:dateUtc="2025-10-24T12:23:00Z">
        <w:r w:rsidR="007602F7">
          <w:t>tive</w:t>
        </w:r>
      </w:ins>
      <w:del w:id="37" w:author="Alexander Hoffman" w:date="2025-10-24T08:23:00Z" w16du:dateUtc="2025-10-24T12:23:00Z">
        <w:r w:rsidR="00CB3E2B" w:rsidDel="007602F7">
          <w:delText>tin</w:delText>
        </w:r>
      </w:del>
      <w:del w:id="38" w:author="Alexander Hoffman" w:date="2025-10-31T13:36:00Z" w16du:dateUtc="2025-10-31T17:36:00Z">
        <w:r w:rsidR="00CB3E2B" w:rsidDel="00236926">
          <w:delText>g</w:delText>
        </w:r>
      </w:del>
      <w:r w:rsidR="00CB3E2B">
        <w:t xml:space="preserve"> or literal meaning of a word, regardless of the word’s level or difficulty. This skill cannot be </w:t>
      </w:r>
      <w:r w:rsidR="00CB3E2B">
        <w:lastRenderedPageBreak/>
        <w:t xml:space="preserve">assessed with a focal word that the reader does not already know, because they would then simply be relying on context and etymology clues to determine meaning, with the required burden of having to look beyond knowledge (i.e., of the denotative meaning) that they already had. Obviously, this cannot be assessed with a focus word that is used a </w:t>
      </w:r>
      <w:proofErr w:type="gramStart"/>
      <w:r w:rsidR="00CB3E2B">
        <w:t>straight forward</w:t>
      </w:r>
      <w:proofErr w:type="gramEnd"/>
      <w:r w:rsidR="00CB3E2B">
        <w:t xml:space="preserve"> literal application of the denotative meaning of the word</w:t>
      </w:r>
      <w:r w:rsidR="00885806" w:rsidRPr="00885806">
        <w:t>.</w:t>
      </w:r>
      <w:ins w:id="39" w:author="Alexander Hoffman" w:date="2025-10-31T13:38:00Z" w16du:dateUtc="2025-10-31T17:38:00Z">
        <w:r w:rsidR="00E67917">
          <w:t xml:space="preserve"> This standard is not about recognizi</w:t>
        </w:r>
      </w:ins>
      <w:ins w:id="40" w:author="Alexander Hoffman" w:date="2025-10-31T13:39:00Z" w16du:dateUtc="2025-10-31T17:39:00Z">
        <w:r w:rsidR="00E67917">
          <w:t xml:space="preserve">ng cliché symbolism or the meanings of </w:t>
        </w:r>
      </w:ins>
      <w:ins w:id="41" w:author="Alexander Hoffman" w:date="2025-10-31T13:40:00Z" w16du:dateUtc="2025-10-31T17:40:00Z">
        <w:r w:rsidR="00E67917">
          <w:t>words that describe it.</w:t>
        </w:r>
      </w:ins>
    </w:p>
    <w:p w14:paraId="094D405C" w14:textId="77777777" w:rsidR="005244D7" w:rsidRDefault="005244D7" w:rsidP="005244D7">
      <w:pPr>
        <w:ind w:left="360"/>
      </w:pPr>
    </w:p>
    <w:p w14:paraId="73AAC091" w14:textId="77777777" w:rsidR="005244D7" w:rsidRDefault="005244D7" w:rsidP="005244D7">
      <w:pPr>
        <w:ind w:left="360"/>
      </w:pPr>
      <w:r>
        <w:t>·      The key (</w:t>
      </w:r>
      <w:proofErr w:type="spellStart"/>
      <w:r>
        <w:t>i.e</w:t>
      </w:r>
      <w:proofErr w:type="spellEnd"/>
      <w:r>
        <w:t>, the correct answer option] should be marked with an “*”.</w:t>
      </w:r>
    </w:p>
    <w:p w14:paraId="78AA6EE3" w14:textId="77777777" w:rsidR="005244D7" w:rsidRDefault="005244D7" w:rsidP="005244D7">
      <w:pPr>
        <w:ind w:left="360"/>
      </w:pPr>
      <w:r>
        <w:t>·      Please include rationales for each answer option that lay out the steps or reasoning that would lead to each response.</w:t>
      </w:r>
    </w:p>
    <w:p w14:paraId="3D6CF02D" w14:textId="77777777" w:rsidR="005244D7" w:rsidRDefault="005244D7" w:rsidP="005244D7">
      <w:pPr>
        <w:ind w:left="360"/>
      </w:pPr>
      <w:r>
        <w:t>·      If you revise the item, please make sure to include the full final version at the end.</w:t>
      </w:r>
    </w:p>
    <w:p w14:paraId="15B5C06E" w14:textId="473FD1CE" w:rsidR="00162AC2" w:rsidRDefault="00162AC2" w:rsidP="00162AC2">
      <w:pPr>
        <w:pStyle w:val="Tier"/>
      </w:pPr>
      <w:r>
        <w:t xml:space="preserve">Tier </w:t>
      </w:r>
      <w:r w:rsidR="00084875">
        <w:t>6</w:t>
      </w:r>
      <w:r w:rsidR="005244D7">
        <w:t>b</w:t>
      </w:r>
      <w:r>
        <w:t>)</w:t>
      </w:r>
    </w:p>
    <w:p w14:paraId="579A7D29" w14:textId="4A8C0B3E" w:rsidR="00885806" w:rsidRDefault="00F90E34" w:rsidP="00885806">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w:t>
      </w:r>
      <w:r w:rsidR="00F2076B">
        <w:t>8.4</w:t>
      </w:r>
      <w:r w:rsidR="00885806">
        <w:t>,</w:t>
      </w:r>
      <w:r w:rsidR="00885806" w:rsidRPr="00322017">
        <w:t xml:space="preserve"> </w:t>
      </w:r>
      <w:r w:rsidR="00885806">
        <w:t>‘</w:t>
      </w:r>
      <w:r w:rsidR="00F2076B">
        <w:t>Determine the meaning of words and phrases as they are used in a text, including figurative and connotative meanings; analyze the impact of specific word choices on meaning and tone, including analogies or allusions to other texts</w:t>
      </w:r>
      <w:r w:rsidR="00885806">
        <w:t>,’ using the following literary passage. That standard means, “</w:t>
      </w:r>
      <w:r w:rsidR="00396F6D">
        <w:t xml:space="preserve">This this level, this standard is about the relatively advanced skill of recognizing the particular use of a word—an </w:t>
      </w:r>
      <w:r w:rsidR="00396F6D" w:rsidRPr="00F60902">
        <w:t>author’s careful selection and use of a word that carries particular meaning *as* *it* *is* *used* *in* *the* *text*. This goes beyond mere denotative meaning to focus on</w:t>
      </w:r>
      <w:r w:rsidR="00396F6D">
        <w:t xml:space="preserve"> the additional more subtle meanings that shape tone at least as much as it shapes meaning. This is often epitomized by recognizing how words used in perhaps unusual contexts or used non-literally add further layers of meaning that might notably alter the meaning of the local text to differ from the most literal understanding built of the denotative meanings. That is, it about meaning that goes beyond—or even could be in tension with—the literal denotative meaning of a word. It is about reading beyond the surface meaning of a text and recognizing how just a few words can significantly change a text’s meaning, when noticed by a more skillful reader</w:t>
      </w:r>
      <w:r w:rsidR="00885806" w:rsidRPr="00282FB4">
        <w:t>.</w:t>
      </w:r>
      <w:r w:rsidR="00885806">
        <w:t xml:space="preserve">” However, </w:t>
      </w:r>
      <w:r w:rsidR="00CB3E2B">
        <w:t xml:space="preserve">this standard is not the L4 standard about figuring out the meaning of unknown words based on context clues and the like. It is not about determining test takers vocabulary expertise. Therefore, it is not about recognizing or determining the </w:t>
      </w:r>
      <w:proofErr w:type="spellStart"/>
      <w:r w:rsidR="00CB3E2B">
        <w:t>denotat</w:t>
      </w:r>
      <w:ins w:id="42" w:author="Alexander Hoffman" w:date="2025-10-24T08:24:00Z" w16du:dateUtc="2025-10-24T12:24:00Z">
        <w:r w:rsidR="001E286D">
          <w:t>ative</w:t>
        </w:r>
      </w:ins>
      <w:proofErr w:type="spellEnd"/>
      <w:del w:id="43" w:author="Alexander Hoffman" w:date="2025-10-24T08:24:00Z" w16du:dateUtc="2025-10-24T12:24:00Z">
        <w:r w:rsidR="00CB3E2B" w:rsidDel="001E286D">
          <w:delText>ing</w:delText>
        </w:r>
      </w:del>
      <w:r w:rsidR="00CB3E2B">
        <w:t xml:space="preserve"> or literal meaning of a word, regardless of the word’s level or difficulty. This skill cannot be assessed with a focal word that the reader does not already know, because they would then simply be relying on context and etymology clues to determine meaning, with the required burden of having to look beyond knowledge (i.e., of the denotative meaning) that they already had. Obviously, this cannot be assessed with a focus word that is used a </w:t>
      </w:r>
      <w:proofErr w:type="gramStart"/>
      <w:r w:rsidR="00CB3E2B">
        <w:t>straight forward</w:t>
      </w:r>
      <w:proofErr w:type="gramEnd"/>
      <w:r w:rsidR="00CB3E2B">
        <w:t xml:space="preserve"> literal application of the denotative meaning of the word</w:t>
      </w:r>
      <w:r w:rsidR="00885806" w:rsidRPr="00885806">
        <w:t>.</w:t>
      </w:r>
      <w:r w:rsidR="00885806">
        <w:t xml:space="preserve"> You should write an item that scores well on the LBIDAT, which is detailed below.</w:t>
      </w:r>
    </w:p>
    <w:p w14:paraId="7660AA05" w14:textId="77777777" w:rsidR="005244D7" w:rsidRDefault="005244D7" w:rsidP="005244D7">
      <w:pPr>
        <w:ind w:left="360"/>
      </w:pPr>
    </w:p>
    <w:p w14:paraId="75676804" w14:textId="77777777" w:rsidR="005244D7" w:rsidRDefault="005244D7" w:rsidP="005244D7">
      <w:pPr>
        <w:ind w:left="360"/>
      </w:pPr>
      <w:r>
        <w:t>·      The key (</w:t>
      </w:r>
      <w:proofErr w:type="spellStart"/>
      <w:r>
        <w:t>i.e</w:t>
      </w:r>
      <w:proofErr w:type="spellEnd"/>
      <w:r>
        <w:t>, the correct answer option] should be marked with an “*”.</w:t>
      </w:r>
    </w:p>
    <w:p w14:paraId="1B0E585E" w14:textId="77777777" w:rsidR="005244D7" w:rsidRDefault="005244D7" w:rsidP="005244D7">
      <w:pPr>
        <w:ind w:left="360"/>
      </w:pPr>
      <w:r>
        <w:t>·      Please include rationales for each answer option that lay out the steps or reasoning that would lead to each response.</w:t>
      </w:r>
    </w:p>
    <w:p w14:paraId="1060CBD1" w14:textId="77777777" w:rsidR="005244D7" w:rsidRDefault="005244D7" w:rsidP="005244D7">
      <w:pPr>
        <w:ind w:left="360"/>
      </w:pPr>
      <w:r>
        <w:t>·      If you revise the item, please make sure to include the full final version at the end.</w:t>
      </w:r>
    </w:p>
    <w:p w14:paraId="6C77D735" w14:textId="77777777" w:rsidR="005244D7" w:rsidRDefault="005244D7" w:rsidP="005244D7">
      <w:pPr>
        <w:ind w:left="360"/>
      </w:pPr>
    </w:p>
    <w:p w14:paraId="4C87F4A1" w14:textId="77777777" w:rsidR="005244D7" w:rsidRDefault="005244D7" w:rsidP="005244D7">
      <w:pPr>
        <w:ind w:left="360"/>
      </w:pPr>
      <w:r>
        <w:t>Your goal is for each item to score well on the LBIDAT, whose complete text is included below.</w:t>
      </w:r>
    </w:p>
    <w:p w14:paraId="35C62678" w14:textId="77777777" w:rsidR="00162AC2" w:rsidRPr="003010FB" w:rsidRDefault="00162AC2" w:rsidP="00162AC2">
      <w:pPr>
        <w:pStyle w:val="Level"/>
      </w:pPr>
      <w:r w:rsidRPr="003010FB">
        <w:t>Level</w:t>
      </w:r>
      <w:r>
        <w:t xml:space="preserve"> 7</w:t>
      </w:r>
      <w:r w:rsidRPr="003010FB">
        <w:t>: Standard code, language of standard</w:t>
      </w:r>
      <w:r>
        <w:t>, 100+ word standard expansion, 100+ word standard exclusions, common mistakes/misunderstandings</w:t>
      </w:r>
    </w:p>
    <w:p w14:paraId="656B4CAD" w14:textId="77777777" w:rsidR="00162AC2" w:rsidRDefault="00162AC2" w:rsidP="00162AC2">
      <w:pPr>
        <w:pStyle w:val="Tier"/>
      </w:pPr>
      <w:r>
        <w:t>Tier 7a)</w:t>
      </w:r>
    </w:p>
    <w:p w14:paraId="60697172" w14:textId="77777777" w:rsidR="00162AC2" w:rsidRDefault="00162AC2" w:rsidP="00162AC2">
      <w:pPr>
        <w:ind w:left="360"/>
      </w:pPr>
    </w:p>
    <w:p w14:paraId="48321222" w14:textId="2FAE848D" w:rsidR="00162AC2" w:rsidRDefault="00D53055" w:rsidP="00162AC2">
      <w:pPr>
        <w:ind w:left="360"/>
        <w:rPr>
          <w:ins w:id="44" w:author="Alexander Hoffman" w:date="2025-10-31T13:40:00Z" w16du:dateUtc="2025-10-31T17:40:00Z"/>
        </w:rPr>
      </w:pPr>
      <w:ins w:id="45" w:author="Alexander Hoffman" w:date="2025-10-31T13:40:00Z" w16du:dateUtc="2025-10-31T17:40:00Z">
        <w:r>
          <w:t>Not recognizing connotations</w:t>
        </w:r>
      </w:ins>
    </w:p>
    <w:p w14:paraId="070C2631" w14:textId="06203B99" w:rsidR="00D53055" w:rsidRDefault="00D53055" w:rsidP="00162AC2">
      <w:pPr>
        <w:ind w:left="360"/>
        <w:rPr>
          <w:ins w:id="46" w:author="Alexander Hoffman" w:date="2025-10-31T13:41:00Z" w16du:dateUtc="2025-10-31T17:41:00Z"/>
        </w:rPr>
      </w:pPr>
      <w:ins w:id="47" w:author="Alexander Hoffman" w:date="2025-10-31T13:40:00Z" w16du:dateUtc="2025-10-31T17:40:00Z">
        <w:r>
          <w:t>Mischaract</w:t>
        </w:r>
      </w:ins>
      <w:ins w:id="48" w:author="Alexander Hoffman" w:date="2025-10-31T13:41:00Z" w16du:dateUtc="2025-10-31T17:41:00Z">
        <w:r>
          <w:t>erizing the impact on tone</w:t>
        </w:r>
      </w:ins>
    </w:p>
    <w:p w14:paraId="5B433522" w14:textId="0430783F" w:rsidR="00D53055" w:rsidRDefault="00D53055" w:rsidP="00162AC2">
      <w:pPr>
        <w:ind w:left="360"/>
        <w:rPr>
          <w:ins w:id="49" w:author="Alexander Hoffman" w:date="2025-10-31T13:42:00Z" w16du:dateUtc="2025-10-31T17:42:00Z"/>
        </w:rPr>
      </w:pPr>
      <w:ins w:id="50" w:author="Alexander Hoffman" w:date="2025-10-31T13:41:00Z" w16du:dateUtc="2025-10-31T17:41:00Z">
        <w:r>
          <w:t xml:space="preserve">Getting </w:t>
        </w:r>
      </w:ins>
      <w:ins w:id="51" w:author="Alexander Hoffman" w:date="2025-10-31T13:42:00Z" w16du:dateUtc="2025-10-31T17:42:00Z">
        <w:r>
          <w:t>impact or connotations wrong because of mistakes on denotative meaning</w:t>
        </w:r>
      </w:ins>
    </w:p>
    <w:p w14:paraId="2446874D" w14:textId="3943E428" w:rsidR="00D53055" w:rsidRDefault="00D53055" w:rsidP="00162AC2">
      <w:pPr>
        <w:ind w:left="360"/>
        <w:rPr>
          <w:ins w:id="52" w:author="Alexander Hoffman" w:date="2025-10-31T13:43:00Z" w16du:dateUtc="2025-10-31T17:43:00Z"/>
        </w:rPr>
      </w:pPr>
      <w:ins w:id="53" w:author="Alexander Hoffman" w:date="2025-10-31T13:42:00Z" w16du:dateUtc="2025-10-31T17:42:00Z">
        <w:r>
          <w:t xml:space="preserve">Giving a generic answer for the word that does not take context </w:t>
        </w:r>
      </w:ins>
      <w:ins w:id="54" w:author="Alexander Hoffman" w:date="2025-10-31T13:43:00Z" w16du:dateUtc="2025-10-31T17:43:00Z">
        <w:r>
          <w:t>into account (i.e.</w:t>
        </w:r>
        <w:proofErr w:type="gramStart"/>
        <w:r>
          <w:t>,  non</w:t>
        </w:r>
        <w:proofErr w:type="gramEnd"/>
        <w:r>
          <w:t>-passage-based response)</w:t>
        </w:r>
      </w:ins>
    </w:p>
    <w:p w14:paraId="2A8C5E5F" w14:textId="1561B062" w:rsidR="00D53055" w:rsidRDefault="00D53055" w:rsidP="00162AC2">
      <w:pPr>
        <w:ind w:left="360"/>
      </w:pPr>
      <w:ins w:id="55" w:author="Alexander Hoffman" w:date="2025-10-31T13:43:00Z" w16du:dateUtc="2025-10-31T17:43:00Z">
        <w:r>
          <w:t>Projecting into the word some change to the meaning of</w:t>
        </w:r>
      </w:ins>
      <w:ins w:id="56" w:author="Alexander Hoffman" w:date="2025-10-31T13:44:00Z" w16du:dateUtc="2025-10-31T17:44:00Z">
        <w:r>
          <w:t xml:space="preserve"> the text that is not due to the word—or even in the text in the text at all.</w:t>
        </w:r>
      </w:ins>
    </w:p>
    <w:p w14:paraId="43EE7586" w14:textId="77777777" w:rsidR="00162AC2" w:rsidRDefault="00162AC2" w:rsidP="00162AC2">
      <w:pPr>
        <w:ind w:left="360"/>
      </w:pPr>
    </w:p>
    <w:p w14:paraId="04D86C15" w14:textId="77777777" w:rsidR="00162AC2" w:rsidRDefault="00162AC2" w:rsidP="00162AC2">
      <w:pPr>
        <w:ind w:left="360"/>
      </w:pPr>
    </w:p>
    <w:p w14:paraId="4FECE474" w14:textId="77777777" w:rsidR="00084875" w:rsidRDefault="00084875" w:rsidP="00084875">
      <w:pPr>
        <w:pStyle w:val="Tier"/>
      </w:pPr>
      <w:r>
        <w:t>Tier 7b)</w:t>
      </w:r>
    </w:p>
    <w:p w14:paraId="7DB70E82" w14:textId="77777777" w:rsidR="00162AC2" w:rsidRDefault="00162AC2" w:rsidP="00162AC2">
      <w:pPr>
        <w:ind w:left="360"/>
      </w:pPr>
    </w:p>
    <w:p w14:paraId="72B489DC" w14:textId="77777777" w:rsidR="00162AC2" w:rsidRDefault="00162AC2" w:rsidP="00162AC2">
      <w:pPr>
        <w:ind w:left="360"/>
      </w:pPr>
    </w:p>
    <w:p w14:paraId="1319A7B3" w14:textId="77777777" w:rsidR="00162AC2" w:rsidRDefault="00162AC2" w:rsidP="00162AC2">
      <w:pPr>
        <w:ind w:left="360"/>
      </w:pPr>
    </w:p>
    <w:p w14:paraId="5A432B5C" w14:textId="77777777" w:rsidR="00162AC2" w:rsidRDefault="00162AC2" w:rsidP="00162AC2">
      <w:pPr>
        <w:ind w:left="360"/>
      </w:pPr>
    </w:p>
    <w:p w14:paraId="5DE33E23" w14:textId="77777777" w:rsidR="00162AC2" w:rsidRDefault="00162AC2" w:rsidP="00162AC2">
      <w:pPr>
        <w:ind w:left="360"/>
      </w:pPr>
    </w:p>
    <w:p w14:paraId="71D3BD1F" w14:textId="77777777" w:rsidR="00162AC2" w:rsidRDefault="00162AC2" w:rsidP="00162AC2"/>
    <w:p w14:paraId="5CF0C21D" w14:textId="77777777" w:rsidR="00885806" w:rsidRDefault="00885806" w:rsidP="00885806">
      <w:pPr>
        <w:ind w:left="360"/>
      </w:pPr>
    </w:p>
    <w:p w14:paraId="1B53B7B1" w14:textId="77777777" w:rsidR="00885806" w:rsidRDefault="00885806" w:rsidP="00885806">
      <w:pPr>
        <w:ind w:left="360"/>
      </w:pPr>
    </w:p>
    <w:bookmarkEnd w:id="4"/>
    <w:bookmarkEnd w:id="5"/>
    <w:p w14:paraId="25C0C0AA" w14:textId="77777777" w:rsidR="00AE635B" w:rsidRDefault="00AE635B" w:rsidP="00AE635B"/>
    <w:p w14:paraId="4717F5D5" w14:textId="3E306B2A" w:rsidR="001B4AE7" w:rsidRDefault="001B4AE7"/>
    <w:sectPr w:rsidR="001B4AE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A0E2E" w14:textId="77777777" w:rsidR="00A32204" w:rsidRDefault="00A32204" w:rsidP="00162AC2">
      <w:r>
        <w:separator/>
      </w:r>
    </w:p>
  </w:endnote>
  <w:endnote w:type="continuationSeparator" w:id="0">
    <w:p w14:paraId="5FA36F14" w14:textId="77777777" w:rsidR="00A32204" w:rsidRDefault="00A32204" w:rsidP="00162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Kepler Std Light">
    <w:altName w:val="Cambria"/>
    <w:panose1 w:val="020B0604020202020204"/>
    <w:charset w:val="4D"/>
    <w:family w:val="roman"/>
    <w:notTrueType/>
    <w:pitch w:val="variable"/>
    <w:sig w:usb0="00000003" w:usb1="00000001"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F8E3A" w14:textId="77777777" w:rsidR="00A32204" w:rsidRDefault="00A32204" w:rsidP="00162AC2">
      <w:r>
        <w:separator/>
      </w:r>
    </w:p>
  </w:footnote>
  <w:footnote w:type="continuationSeparator" w:id="0">
    <w:p w14:paraId="59F85716" w14:textId="77777777" w:rsidR="00A32204" w:rsidRDefault="00A32204" w:rsidP="00162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C62A" w14:textId="673A9949" w:rsidR="00162AC2" w:rsidRDefault="00162AC2">
    <w:pPr>
      <w:pStyle w:val="Header"/>
    </w:pPr>
    <w:r w:rsidRPr="00162AC2">
      <w:t>Tiered Prompts ELA RL 8.4</w:t>
    </w:r>
    <w:r>
      <w:t xml:space="preserve"> (NCME 2026)</w:t>
    </w:r>
    <w:r>
      <w:tab/>
    </w:r>
    <w:r>
      <w:tab/>
      <w:t>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89C"/>
    <w:multiLevelType w:val="hybridMultilevel"/>
    <w:tmpl w:val="2E14FAFA"/>
    <w:lvl w:ilvl="0" w:tplc="04090001">
      <w:start w:val="1"/>
      <w:numFmt w:val="bullet"/>
      <w:pStyle w:val="ODSBulletedLis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Helvetic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Helvetica"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559E7"/>
    <w:multiLevelType w:val="hybridMultilevel"/>
    <w:tmpl w:val="028AAA0A"/>
    <w:lvl w:ilvl="0" w:tplc="B56EAC4A">
      <w:start w:val="1"/>
      <w:numFmt w:val="bullet"/>
      <w:pStyle w:val="RTDGlossaryBul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B35816"/>
    <w:multiLevelType w:val="hybridMultilevel"/>
    <w:tmpl w:val="3DBCD728"/>
    <w:lvl w:ilvl="0" w:tplc="040900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1491931">
    <w:abstractNumId w:val="0"/>
  </w:num>
  <w:num w:numId="2" w16cid:durableId="43989840">
    <w:abstractNumId w:val="0"/>
  </w:num>
  <w:num w:numId="3" w16cid:durableId="1658413590">
    <w:abstractNumId w:val="1"/>
  </w:num>
  <w:num w:numId="4" w16cid:durableId="4580341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Hoffman">
    <w15:presenceInfo w15:providerId="None" w15:userId="Alexander Hoff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E4"/>
    <w:rsid w:val="00084875"/>
    <w:rsid w:val="000F5DE4"/>
    <w:rsid w:val="00162AC2"/>
    <w:rsid w:val="001B4AE7"/>
    <w:rsid w:val="001C5C9C"/>
    <w:rsid w:val="001D5178"/>
    <w:rsid w:val="001E286D"/>
    <w:rsid w:val="001E7034"/>
    <w:rsid w:val="00216D30"/>
    <w:rsid w:val="00236926"/>
    <w:rsid w:val="00282FB4"/>
    <w:rsid w:val="00322017"/>
    <w:rsid w:val="003932EC"/>
    <w:rsid w:val="00396C70"/>
    <w:rsid w:val="00396F6D"/>
    <w:rsid w:val="003974A2"/>
    <w:rsid w:val="003E7CC4"/>
    <w:rsid w:val="0048675D"/>
    <w:rsid w:val="004F0169"/>
    <w:rsid w:val="005244D7"/>
    <w:rsid w:val="00694C74"/>
    <w:rsid w:val="006A4C9C"/>
    <w:rsid w:val="006D3B0C"/>
    <w:rsid w:val="00717F0E"/>
    <w:rsid w:val="007602F7"/>
    <w:rsid w:val="007C144F"/>
    <w:rsid w:val="00885806"/>
    <w:rsid w:val="00910327"/>
    <w:rsid w:val="00995B43"/>
    <w:rsid w:val="00A058E8"/>
    <w:rsid w:val="00A32204"/>
    <w:rsid w:val="00AA5CDD"/>
    <w:rsid w:val="00AE635B"/>
    <w:rsid w:val="00B47695"/>
    <w:rsid w:val="00B843E0"/>
    <w:rsid w:val="00B931AA"/>
    <w:rsid w:val="00BC4094"/>
    <w:rsid w:val="00CB3E2B"/>
    <w:rsid w:val="00D11D51"/>
    <w:rsid w:val="00D40D70"/>
    <w:rsid w:val="00D53055"/>
    <w:rsid w:val="00E135D6"/>
    <w:rsid w:val="00E67917"/>
    <w:rsid w:val="00E919FE"/>
    <w:rsid w:val="00F2076B"/>
    <w:rsid w:val="00F245EF"/>
    <w:rsid w:val="00F90E34"/>
    <w:rsid w:val="00FA09DE"/>
    <w:rsid w:val="00FA6DD2"/>
    <w:rsid w:val="00FE6F5D"/>
    <w:rsid w:val="00FF3D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E4BE310"/>
  <w15:chartTrackingRefBased/>
  <w15:docId w15:val="{21F45964-909F-6846-AD9C-C111EFECB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44F"/>
    <w:rPr>
      <w:rFonts w:ascii="Kepler Std Light" w:hAnsi="Kepler Std Light"/>
    </w:rPr>
  </w:style>
  <w:style w:type="paragraph" w:styleId="Heading1">
    <w:name w:val="heading 1"/>
    <w:basedOn w:val="Normal"/>
    <w:next w:val="Normal"/>
    <w:link w:val="Heading1Char"/>
    <w:uiPriority w:val="9"/>
    <w:qFormat/>
    <w:rsid w:val="000F5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D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D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5DE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5DE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5DE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5DE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5DE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3B0C"/>
    <w:rPr>
      <w:rFonts w:ascii="Times New Roman" w:eastAsiaTheme="minorEastAsia" w:hAnsi="Times New Roman" w:cs="Times New Roman"/>
      <w:sz w:val="18"/>
      <w:szCs w:val="18"/>
    </w:rPr>
  </w:style>
  <w:style w:type="character" w:customStyle="1" w:styleId="BalloonTextChar">
    <w:name w:val="Balloon Text Char"/>
    <w:basedOn w:val="DefaultParagraphFont"/>
    <w:link w:val="BalloonText"/>
    <w:uiPriority w:val="99"/>
    <w:semiHidden/>
    <w:rsid w:val="006D3B0C"/>
    <w:rPr>
      <w:rFonts w:ascii="Times New Roman" w:eastAsiaTheme="minorEastAsia" w:hAnsi="Times New Roman" w:cs="Times New Roman"/>
      <w:sz w:val="18"/>
      <w:szCs w:val="18"/>
    </w:rPr>
  </w:style>
  <w:style w:type="paragraph" w:styleId="Footer">
    <w:name w:val="footer"/>
    <w:basedOn w:val="Normal"/>
    <w:link w:val="FooterChar"/>
    <w:uiPriority w:val="99"/>
    <w:unhideWhenUsed/>
    <w:rsid w:val="006D3B0C"/>
    <w:pPr>
      <w:tabs>
        <w:tab w:val="center" w:pos="4680"/>
        <w:tab w:val="right" w:pos="9360"/>
      </w:tabs>
    </w:pPr>
    <w:rPr>
      <w:rFonts w:eastAsiaTheme="minorEastAsia"/>
      <w:sz w:val="26"/>
      <w:szCs w:val="26"/>
    </w:rPr>
  </w:style>
  <w:style w:type="character" w:customStyle="1" w:styleId="FooterChar">
    <w:name w:val="Footer Char"/>
    <w:basedOn w:val="DefaultParagraphFont"/>
    <w:link w:val="Footer"/>
    <w:uiPriority w:val="99"/>
    <w:rsid w:val="006D3B0C"/>
    <w:rPr>
      <w:rFonts w:ascii="Kepler Std Light" w:eastAsiaTheme="minorEastAsia" w:hAnsi="Kepler Std Light"/>
      <w:sz w:val="26"/>
      <w:szCs w:val="26"/>
    </w:rPr>
  </w:style>
  <w:style w:type="paragraph" w:styleId="Header">
    <w:name w:val="header"/>
    <w:basedOn w:val="Normal"/>
    <w:link w:val="HeaderChar"/>
    <w:uiPriority w:val="99"/>
    <w:unhideWhenUsed/>
    <w:rsid w:val="006D3B0C"/>
    <w:pPr>
      <w:tabs>
        <w:tab w:val="center" w:pos="4680"/>
        <w:tab w:val="right" w:pos="9360"/>
      </w:tabs>
    </w:pPr>
    <w:rPr>
      <w:rFonts w:eastAsiaTheme="minorEastAsia"/>
      <w:sz w:val="26"/>
      <w:szCs w:val="26"/>
    </w:rPr>
  </w:style>
  <w:style w:type="character" w:customStyle="1" w:styleId="HeaderChar">
    <w:name w:val="Header Char"/>
    <w:basedOn w:val="DefaultParagraphFont"/>
    <w:link w:val="Header"/>
    <w:uiPriority w:val="99"/>
    <w:rsid w:val="006D3B0C"/>
    <w:rPr>
      <w:rFonts w:ascii="Kepler Std Light" w:eastAsiaTheme="minorEastAsia" w:hAnsi="Kepler Std Light"/>
      <w:sz w:val="26"/>
      <w:szCs w:val="26"/>
    </w:rPr>
  </w:style>
  <w:style w:type="character" w:styleId="Hyperlink">
    <w:name w:val="Hyperlink"/>
    <w:basedOn w:val="DefaultParagraphFont"/>
    <w:uiPriority w:val="99"/>
    <w:unhideWhenUsed/>
    <w:rsid w:val="006D3B0C"/>
    <w:rPr>
      <w:color w:val="467886" w:themeColor="hyperlink"/>
      <w:u w:val="single"/>
    </w:rPr>
  </w:style>
  <w:style w:type="paragraph" w:styleId="ListParagraph">
    <w:name w:val="List Paragraph"/>
    <w:basedOn w:val="Normal"/>
    <w:uiPriority w:val="34"/>
    <w:qFormat/>
    <w:rsid w:val="006D3B0C"/>
    <w:pPr>
      <w:ind w:left="720"/>
      <w:contextualSpacing/>
    </w:pPr>
    <w:rPr>
      <w:rFonts w:eastAsiaTheme="minorEastAsia"/>
      <w:sz w:val="26"/>
      <w:szCs w:val="26"/>
    </w:rPr>
  </w:style>
  <w:style w:type="paragraph" w:customStyle="1" w:styleId="ODSChapterTitleLine2">
    <w:name w:val="ODS Chapter Title Line 2"/>
    <w:basedOn w:val="Normal"/>
    <w:next w:val="Normal"/>
    <w:autoRedefine/>
    <w:qFormat/>
    <w:rsid w:val="006D3B0C"/>
    <w:pPr>
      <w:keepNext/>
      <w:suppressLineNumbers/>
      <w:tabs>
        <w:tab w:val="right" w:pos="8640"/>
      </w:tabs>
      <w:spacing w:after="560" w:line="480" w:lineRule="auto"/>
      <w:jc w:val="center"/>
    </w:pPr>
    <w:rPr>
      <w:rFonts w:ascii="Times New Roman" w:eastAsia="Times New Roman" w:hAnsi="Times New Roman" w:cs="Times New Roman"/>
      <w:lang w:eastAsia="ja-JP"/>
    </w:rPr>
  </w:style>
  <w:style w:type="paragraph" w:customStyle="1" w:styleId="ODSAppendixTitleLine1">
    <w:name w:val="ODS Appendix Title Line 1"/>
    <w:basedOn w:val="ODSChapterTitleLine2"/>
    <w:qFormat/>
    <w:rsid w:val="006D3B0C"/>
    <w:pPr>
      <w:spacing w:before="720" w:after="360"/>
    </w:pPr>
  </w:style>
  <w:style w:type="paragraph" w:customStyle="1" w:styleId="ODSAppendixTitleLine2">
    <w:name w:val="ODS Appendix Title Line 2"/>
    <w:basedOn w:val="ODSChapterTitleLine2"/>
    <w:qFormat/>
    <w:rsid w:val="006D3B0C"/>
    <w:pPr>
      <w:pBdr>
        <w:bottom w:val="double" w:sz="6" w:space="1" w:color="auto"/>
      </w:pBdr>
    </w:pPr>
  </w:style>
  <w:style w:type="paragraph" w:customStyle="1" w:styleId="ODSBodyText">
    <w:name w:val="ODS Body Text"/>
    <w:basedOn w:val="Normal"/>
    <w:qFormat/>
    <w:rsid w:val="006D3B0C"/>
    <w:pPr>
      <w:suppressLineNumbers/>
      <w:tabs>
        <w:tab w:val="left" w:pos="720"/>
        <w:tab w:val="right" w:pos="8640"/>
      </w:tabs>
      <w:spacing w:line="480" w:lineRule="auto"/>
    </w:pPr>
    <w:rPr>
      <w:rFonts w:ascii="Times New Roman" w:eastAsia="Times New Roman" w:hAnsi="Times New Roman" w:cs="Times New Roman"/>
      <w:lang w:eastAsia="ja-JP"/>
    </w:rPr>
  </w:style>
  <w:style w:type="paragraph" w:customStyle="1" w:styleId="ODSBlockQuote">
    <w:name w:val="ODS Block Quote"/>
    <w:basedOn w:val="ODSBodyText"/>
    <w:autoRedefine/>
    <w:qFormat/>
    <w:rsid w:val="006D3B0C"/>
    <w:pPr>
      <w:tabs>
        <w:tab w:val="clear" w:pos="720"/>
        <w:tab w:val="clear" w:pos="8640"/>
      </w:tabs>
      <w:spacing w:after="300" w:line="240" w:lineRule="auto"/>
      <w:ind w:left="720" w:firstLine="270"/>
      <w:contextualSpacing/>
    </w:pPr>
    <w:rPr>
      <w:rFonts w:eastAsia="MS Mincho"/>
    </w:rPr>
  </w:style>
  <w:style w:type="paragraph" w:customStyle="1" w:styleId="ODSBlockQuotenoextraIndent">
    <w:name w:val="ODS Block Quote (no extra Indent)"/>
    <w:basedOn w:val="ODSBlockQuote"/>
    <w:qFormat/>
    <w:rsid w:val="006D3B0C"/>
    <w:pPr>
      <w:ind w:firstLine="0"/>
    </w:pPr>
  </w:style>
  <w:style w:type="paragraph" w:customStyle="1" w:styleId="ODSBlockQuoteA">
    <w:name w:val="ODS Block Quote A"/>
    <w:basedOn w:val="Normal"/>
    <w:next w:val="Normal"/>
    <w:qFormat/>
    <w:rsid w:val="006D3B0C"/>
    <w:pPr>
      <w:spacing w:after="240"/>
      <w:ind w:left="1620" w:hanging="900"/>
      <w:contextualSpacing/>
    </w:pPr>
    <w:rPr>
      <w:rFonts w:ascii="Times" w:eastAsiaTheme="minorEastAsia" w:hAnsi="Times" w:cs="Times New Roman"/>
      <w:lang w:eastAsia="ja-JP"/>
    </w:rPr>
  </w:style>
  <w:style w:type="paragraph" w:customStyle="1" w:styleId="ODSBlockQuoteMid-Sentence">
    <w:name w:val="ODS Block Quote Mid-Sentence"/>
    <w:basedOn w:val="ODSBlockQuote"/>
    <w:qFormat/>
    <w:rsid w:val="006D3B0C"/>
  </w:style>
  <w:style w:type="paragraph" w:customStyle="1" w:styleId="ODSBlockQuoteQ">
    <w:name w:val="ODS Block Quote Q"/>
    <w:basedOn w:val="Normal"/>
    <w:next w:val="ODSBlockQuoteA"/>
    <w:qFormat/>
    <w:rsid w:val="006D3B0C"/>
    <w:pPr>
      <w:spacing w:after="240"/>
      <w:ind w:left="1620" w:hanging="900"/>
      <w:contextualSpacing/>
    </w:pPr>
    <w:rPr>
      <w:rFonts w:ascii="Times" w:eastAsiaTheme="minorEastAsia" w:hAnsi="Times" w:cs="Times New Roman"/>
      <w:smallCaps/>
      <w:lang w:eastAsia="ja-JP"/>
    </w:rPr>
  </w:style>
  <w:style w:type="paragraph" w:customStyle="1" w:styleId="ODSBodyTextNumberedParagraphs">
    <w:name w:val="ODS Body Text Numbered Paragraphs"/>
    <w:basedOn w:val="ODSBodyText"/>
    <w:qFormat/>
    <w:rsid w:val="006D3B0C"/>
  </w:style>
  <w:style w:type="paragraph" w:customStyle="1" w:styleId="ODSBulletedList">
    <w:name w:val="ODS Bulleted List"/>
    <w:basedOn w:val="ODSBodyText"/>
    <w:qFormat/>
    <w:rsid w:val="006D3B0C"/>
    <w:pPr>
      <w:numPr>
        <w:numId w:val="2"/>
      </w:numPr>
    </w:pPr>
  </w:style>
  <w:style w:type="paragraph" w:customStyle="1" w:styleId="ODSBulletedSub-List">
    <w:name w:val="ODS Bulleted Sub-List"/>
    <w:basedOn w:val="ODSBulletedList"/>
    <w:qFormat/>
    <w:rsid w:val="006D3B0C"/>
    <w:pPr>
      <w:widowControl w:val="0"/>
    </w:pPr>
  </w:style>
  <w:style w:type="paragraph" w:customStyle="1" w:styleId="ODSChapterHeading">
    <w:name w:val="ODS Chapter Heading"/>
    <w:basedOn w:val="Normal"/>
    <w:next w:val="Normal"/>
    <w:qFormat/>
    <w:rsid w:val="006D3B0C"/>
    <w:pPr>
      <w:suppressLineNumbers/>
      <w:spacing w:before="840" w:after="480" w:line="480" w:lineRule="auto"/>
      <w:contextualSpacing/>
      <w:jc w:val="center"/>
    </w:pPr>
    <w:rPr>
      <w:rFonts w:ascii="Times" w:eastAsiaTheme="minorEastAsia" w:hAnsi="Times" w:cs="Times New Roman"/>
      <w:bCs/>
      <w:caps/>
      <w:lang w:eastAsia="ja-JP"/>
    </w:rPr>
  </w:style>
  <w:style w:type="paragraph" w:customStyle="1" w:styleId="ODSChapterTitleLine1">
    <w:name w:val="ODS Chapter Title Line 1"/>
    <w:basedOn w:val="ODSChapterTitleLine2"/>
    <w:qFormat/>
    <w:rsid w:val="006D3B0C"/>
    <w:pPr>
      <w:spacing w:before="720" w:after="0"/>
    </w:pPr>
  </w:style>
  <w:style w:type="paragraph" w:customStyle="1" w:styleId="ODSFigureTitleLine1">
    <w:name w:val="ODS Figure Title Line 1"/>
    <w:basedOn w:val="ODSBodyText"/>
    <w:next w:val="Normal"/>
    <w:qFormat/>
    <w:rsid w:val="006D3B0C"/>
  </w:style>
  <w:style w:type="paragraph" w:customStyle="1" w:styleId="ODSFigureTitleLine2">
    <w:name w:val="ODS Figure Title Line 2"/>
    <w:basedOn w:val="ODSBodyText"/>
    <w:qFormat/>
    <w:rsid w:val="006D3B0C"/>
    <w:pPr>
      <w:keepNext/>
    </w:pPr>
  </w:style>
  <w:style w:type="paragraph" w:customStyle="1" w:styleId="ODSListofTableFigures">
    <w:name w:val="ODS List of Table &amp; Figures"/>
    <w:basedOn w:val="Normal"/>
    <w:qFormat/>
    <w:rsid w:val="006D3B0C"/>
    <w:pPr>
      <w:suppressLineNumbers/>
      <w:tabs>
        <w:tab w:val="left" w:pos="720"/>
        <w:tab w:val="right" w:leader="dot" w:pos="8190"/>
        <w:tab w:val="right" w:pos="8640"/>
      </w:tabs>
      <w:spacing w:line="480" w:lineRule="auto"/>
      <w:ind w:left="720" w:hanging="720"/>
    </w:pPr>
    <w:rPr>
      <w:rFonts w:ascii="Times" w:eastAsia="MS Mincho" w:hAnsi="Times" w:cs="Times New Roman"/>
      <w:lang w:eastAsia="ja-JP"/>
    </w:rPr>
  </w:style>
  <w:style w:type="paragraph" w:customStyle="1" w:styleId="ODSListofTableFigures0">
    <w:name w:val="ODS List of Table/Figures"/>
    <w:basedOn w:val="ODSBodyText"/>
    <w:qFormat/>
    <w:rsid w:val="006D3B0C"/>
  </w:style>
  <w:style w:type="paragraph" w:customStyle="1" w:styleId="ODSListofTablesFiguresTopline">
    <w:name w:val="ODS List of Tables &amp; Figures Topline"/>
    <w:basedOn w:val="ODSListofTableFigures"/>
    <w:qFormat/>
    <w:rsid w:val="006D3B0C"/>
    <w:pPr>
      <w:tabs>
        <w:tab w:val="clear" w:pos="720"/>
        <w:tab w:val="clear" w:pos="8190"/>
      </w:tabs>
    </w:pPr>
    <w:rPr>
      <w:rFonts w:eastAsiaTheme="minorEastAsia"/>
    </w:rPr>
  </w:style>
  <w:style w:type="paragraph" w:customStyle="1" w:styleId="ODSListofTablesFigures">
    <w:name w:val="ODS List of Tables/Figures"/>
    <w:basedOn w:val="Normal"/>
    <w:qFormat/>
    <w:rsid w:val="006D3B0C"/>
    <w:pPr>
      <w:suppressLineNumbers/>
      <w:tabs>
        <w:tab w:val="left" w:pos="360"/>
        <w:tab w:val="left" w:leader="dot" w:pos="8100"/>
        <w:tab w:val="right" w:pos="8640"/>
      </w:tabs>
      <w:spacing w:line="480" w:lineRule="auto"/>
      <w:ind w:left="360" w:right="14" w:hanging="360"/>
    </w:pPr>
    <w:rPr>
      <w:rFonts w:ascii="Times New Roman" w:eastAsia="Cambria" w:hAnsi="Times New Roman" w:cs="Times New Roman"/>
    </w:rPr>
  </w:style>
  <w:style w:type="paragraph" w:customStyle="1" w:styleId="ODSReferenceStyle">
    <w:name w:val="ODS Reference Style"/>
    <w:basedOn w:val="ODSBodyText"/>
    <w:autoRedefine/>
    <w:qFormat/>
    <w:rsid w:val="006D3B0C"/>
    <w:pPr>
      <w:tabs>
        <w:tab w:val="clear" w:pos="8640"/>
      </w:tabs>
      <w:spacing w:after="300" w:line="240" w:lineRule="auto"/>
      <w:ind w:left="720" w:hanging="720"/>
    </w:pPr>
    <w:rPr>
      <w:rFonts w:eastAsia="MS Mincho"/>
      <w:color w:val="000000"/>
    </w:rPr>
  </w:style>
  <w:style w:type="paragraph" w:customStyle="1" w:styleId="ODSSub-Heading1">
    <w:name w:val="ODS Sub-Heading 1"/>
    <w:basedOn w:val="ODSBodyText"/>
    <w:next w:val="ODSBodyText"/>
    <w:qFormat/>
    <w:rsid w:val="006D3B0C"/>
    <w:pPr>
      <w:keepNext/>
      <w:spacing w:before="480" w:after="360"/>
      <w:jc w:val="center"/>
      <w:outlineLvl w:val="0"/>
    </w:pPr>
    <w:rPr>
      <w:rFonts w:eastAsia="MS Mincho"/>
      <w:b/>
    </w:rPr>
  </w:style>
  <w:style w:type="paragraph" w:customStyle="1" w:styleId="ODSSub-Heading2">
    <w:name w:val="ODS Sub-Heading 2"/>
    <w:basedOn w:val="ODSSub-Heading1"/>
    <w:next w:val="ODSBodyText"/>
    <w:qFormat/>
    <w:rsid w:val="006D3B0C"/>
    <w:pPr>
      <w:spacing w:before="360" w:after="0"/>
      <w:jc w:val="left"/>
    </w:pPr>
  </w:style>
  <w:style w:type="paragraph" w:customStyle="1" w:styleId="ODSSub-Heading3">
    <w:name w:val="ODS Sub-Heading 3"/>
    <w:basedOn w:val="ODSSub-Heading2"/>
    <w:qFormat/>
    <w:rsid w:val="006D3B0C"/>
    <w:pPr>
      <w:ind w:left="720"/>
    </w:pPr>
  </w:style>
  <w:style w:type="paragraph" w:customStyle="1" w:styleId="ODSSub-Heading4">
    <w:name w:val="ODS Sub-Heading 4"/>
    <w:basedOn w:val="ODSSub-Heading3"/>
    <w:qFormat/>
    <w:rsid w:val="006D3B0C"/>
    <w:rPr>
      <w:i/>
    </w:rPr>
  </w:style>
  <w:style w:type="paragraph" w:customStyle="1" w:styleId="ODSSub-Heading5">
    <w:name w:val="ODS Sub-Heading 5"/>
    <w:basedOn w:val="ODSSub-Heading3"/>
    <w:qFormat/>
    <w:rsid w:val="006D3B0C"/>
    <w:rPr>
      <w:b w:val="0"/>
      <w:i/>
    </w:rPr>
  </w:style>
  <w:style w:type="paragraph" w:customStyle="1" w:styleId="ODSTableText">
    <w:name w:val="ODS Table Text"/>
    <w:basedOn w:val="ODSBodyText"/>
    <w:qFormat/>
    <w:rsid w:val="006D3B0C"/>
    <w:pPr>
      <w:spacing w:before="60" w:after="60" w:line="240" w:lineRule="auto"/>
    </w:pPr>
  </w:style>
  <w:style w:type="paragraph" w:customStyle="1" w:styleId="ODSTableTitleLine2">
    <w:name w:val="ODS Table Title Line 2"/>
    <w:basedOn w:val="ODSBodyText"/>
    <w:qFormat/>
    <w:rsid w:val="006D3B0C"/>
    <w:pPr>
      <w:keepNext/>
    </w:pPr>
    <w:rPr>
      <w:i/>
    </w:rPr>
  </w:style>
  <w:style w:type="paragraph" w:customStyle="1" w:styleId="ODSTableTitleLine1">
    <w:name w:val="ODS Table Title Line 1"/>
    <w:basedOn w:val="ODSTableTitleLine2"/>
    <w:qFormat/>
    <w:rsid w:val="006D3B0C"/>
    <w:pPr>
      <w:spacing w:before="240"/>
    </w:pPr>
    <w:rPr>
      <w:i w:val="0"/>
    </w:rPr>
  </w:style>
  <w:style w:type="paragraph" w:customStyle="1" w:styleId="ODSTOCChapter">
    <w:name w:val="ODS TOC Chapter"/>
    <w:basedOn w:val="ODSBodyText"/>
    <w:qFormat/>
    <w:rsid w:val="006D3B0C"/>
    <w:pPr>
      <w:tabs>
        <w:tab w:val="right" w:leader="dot" w:pos="8190"/>
      </w:tabs>
      <w:spacing w:before="300" w:line="240" w:lineRule="auto"/>
      <w:contextualSpacing/>
    </w:pPr>
    <w:rPr>
      <w:rFonts w:ascii="Times" w:eastAsiaTheme="minorEastAsia" w:hAnsi="Times"/>
    </w:rPr>
  </w:style>
  <w:style w:type="paragraph" w:customStyle="1" w:styleId="ODSTOCSub-Heading1">
    <w:name w:val="ODS TOC Sub-Heading 1"/>
    <w:basedOn w:val="Normal"/>
    <w:qFormat/>
    <w:rsid w:val="006D3B0C"/>
    <w:pPr>
      <w:suppressLineNumbers/>
      <w:tabs>
        <w:tab w:val="right" w:leader="dot" w:pos="8190"/>
        <w:tab w:val="right" w:pos="8640"/>
      </w:tabs>
      <w:ind w:left="360"/>
    </w:pPr>
    <w:rPr>
      <w:rFonts w:ascii="Times" w:eastAsiaTheme="minorEastAsia" w:hAnsi="Times" w:cs="Times New Roman"/>
      <w:lang w:eastAsia="ja-JP"/>
    </w:rPr>
  </w:style>
  <w:style w:type="paragraph" w:customStyle="1" w:styleId="ODSTOCSub-Heading2">
    <w:name w:val="ODS TOC Sub-Heading 2"/>
    <w:basedOn w:val="Normal"/>
    <w:qFormat/>
    <w:rsid w:val="006D3B0C"/>
    <w:pPr>
      <w:suppressLineNumbers/>
      <w:tabs>
        <w:tab w:val="right" w:leader="dot" w:pos="8190"/>
        <w:tab w:val="right" w:pos="8640"/>
      </w:tabs>
      <w:ind w:left="720"/>
    </w:pPr>
    <w:rPr>
      <w:rFonts w:ascii="Times" w:eastAsiaTheme="minorEastAsia" w:hAnsi="Times" w:cs="Times New Roman"/>
      <w:lang w:eastAsia="ja-JP"/>
    </w:rPr>
  </w:style>
  <w:style w:type="paragraph" w:customStyle="1" w:styleId="ODSTOCSub-Heading3">
    <w:name w:val="ODS TOC Sub-Heading 3"/>
    <w:basedOn w:val="Normal"/>
    <w:qFormat/>
    <w:rsid w:val="006D3B0C"/>
    <w:pPr>
      <w:suppressLineNumbers/>
      <w:tabs>
        <w:tab w:val="right" w:leader="dot" w:pos="8190"/>
        <w:tab w:val="right" w:pos="8640"/>
      </w:tabs>
      <w:ind w:left="1080"/>
    </w:pPr>
    <w:rPr>
      <w:rFonts w:ascii="Times" w:eastAsiaTheme="minorEastAsia" w:hAnsi="Times" w:cs="Times New Roman"/>
      <w:lang w:eastAsia="ja-JP"/>
    </w:rPr>
  </w:style>
  <w:style w:type="paragraph" w:customStyle="1" w:styleId="ODSTOCSub-Heading4">
    <w:name w:val="ODS TOC Sub-Heading 4"/>
    <w:basedOn w:val="ODSTOCSub-Heading3"/>
    <w:qFormat/>
    <w:rsid w:val="006D3B0C"/>
    <w:pPr>
      <w:ind w:left="1440"/>
    </w:pPr>
  </w:style>
  <w:style w:type="paragraph" w:customStyle="1" w:styleId="ODSTOCSub-Heading5">
    <w:name w:val="ODS TOC Sub-Heading 5"/>
    <w:basedOn w:val="ODSTOCSub-Heading4"/>
    <w:qFormat/>
    <w:rsid w:val="006D3B0C"/>
    <w:pPr>
      <w:ind w:left="1800"/>
    </w:pPr>
  </w:style>
  <w:style w:type="paragraph" w:customStyle="1" w:styleId="PennBodyText">
    <w:name w:val="Penn Body Text"/>
    <w:basedOn w:val="Normal"/>
    <w:qFormat/>
    <w:rsid w:val="006D3B0C"/>
    <w:pPr>
      <w:spacing w:line="480" w:lineRule="auto"/>
    </w:pPr>
    <w:rPr>
      <w:rFonts w:ascii="Times New Roman" w:eastAsiaTheme="minorEastAsia" w:hAnsi="Times New Roman" w:cs="Times New Roman"/>
    </w:rPr>
  </w:style>
  <w:style w:type="paragraph" w:customStyle="1" w:styleId="PennBlockQuote">
    <w:name w:val="Penn Block Quote"/>
    <w:basedOn w:val="PennBodyText"/>
    <w:next w:val="PennBodyText"/>
    <w:qFormat/>
    <w:rsid w:val="006D3B0C"/>
    <w:pPr>
      <w:spacing w:after="300" w:line="240" w:lineRule="auto"/>
      <w:ind w:left="720"/>
    </w:pPr>
  </w:style>
  <w:style w:type="paragraph" w:customStyle="1" w:styleId="PennBulletList">
    <w:name w:val="Penn Bullet List"/>
    <w:basedOn w:val="PennBodyText"/>
    <w:next w:val="PennBodyText"/>
    <w:qFormat/>
    <w:rsid w:val="006D3B0C"/>
  </w:style>
  <w:style w:type="paragraph" w:customStyle="1" w:styleId="PennChapterNumber">
    <w:name w:val="Penn Chapter Number"/>
    <w:basedOn w:val="PennBodyText"/>
    <w:qFormat/>
    <w:rsid w:val="006D3B0C"/>
    <w:pPr>
      <w:jc w:val="center"/>
    </w:pPr>
    <w:rPr>
      <w:b/>
    </w:rPr>
  </w:style>
  <w:style w:type="paragraph" w:customStyle="1" w:styleId="PennChapterTitle">
    <w:name w:val="Penn Chapter Title"/>
    <w:basedOn w:val="PennBodyText"/>
    <w:qFormat/>
    <w:rsid w:val="006D3B0C"/>
    <w:pPr>
      <w:jc w:val="center"/>
    </w:pPr>
    <w:rPr>
      <w:b/>
    </w:rPr>
  </w:style>
  <w:style w:type="paragraph" w:customStyle="1" w:styleId="PennFigureTitle">
    <w:name w:val="Penn Figure Title"/>
    <w:basedOn w:val="PennBodyText"/>
    <w:qFormat/>
    <w:rsid w:val="006D3B0C"/>
    <w:pPr>
      <w:spacing w:after="120"/>
    </w:pPr>
    <w:rPr>
      <w:i/>
    </w:rPr>
  </w:style>
  <w:style w:type="paragraph" w:customStyle="1" w:styleId="PennSubheading1">
    <w:name w:val="Penn Subheading 1"/>
    <w:basedOn w:val="PennBodyText"/>
    <w:next w:val="PennBodyText"/>
    <w:qFormat/>
    <w:rsid w:val="006D3B0C"/>
    <w:pPr>
      <w:keepNext/>
      <w:spacing w:before="360"/>
      <w:jc w:val="center"/>
      <w:outlineLvl w:val="0"/>
    </w:pPr>
    <w:rPr>
      <w:b/>
    </w:rPr>
  </w:style>
  <w:style w:type="paragraph" w:customStyle="1" w:styleId="PennSubheading2">
    <w:name w:val="Penn Subheading 2"/>
    <w:basedOn w:val="PennBodyText"/>
    <w:qFormat/>
    <w:rsid w:val="006D3B0C"/>
    <w:pPr>
      <w:keepNext/>
      <w:spacing w:before="120"/>
    </w:pPr>
    <w:rPr>
      <w:b/>
    </w:rPr>
  </w:style>
  <w:style w:type="paragraph" w:customStyle="1" w:styleId="PennSubheading3">
    <w:name w:val="Penn Subheading 3"/>
    <w:basedOn w:val="PennBodyText"/>
    <w:qFormat/>
    <w:rsid w:val="006D3B0C"/>
    <w:pPr>
      <w:keepNext/>
    </w:pPr>
    <w:rPr>
      <w:i/>
    </w:rPr>
  </w:style>
  <w:style w:type="paragraph" w:customStyle="1" w:styleId="PennTableNumber">
    <w:name w:val="Penn Table Number"/>
    <w:basedOn w:val="PennBodyText"/>
    <w:qFormat/>
    <w:rsid w:val="006D3B0C"/>
    <w:pPr>
      <w:keepNext/>
      <w:keepLines/>
    </w:pPr>
  </w:style>
  <w:style w:type="paragraph" w:customStyle="1" w:styleId="PennTableText">
    <w:name w:val="Penn Table Text"/>
    <w:basedOn w:val="Normal"/>
    <w:qFormat/>
    <w:rsid w:val="006D3B0C"/>
    <w:pPr>
      <w:keepNext/>
      <w:keepLines/>
    </w:pPr>
    <w:rPr>
      <w:rFonts w:ascii="Times New Roman" w:eastAsia="Times New Roman" w:hAnsi="Times New Roman" w:cs="Times New Roman"/>
    </w:rPr>
  </w:style>
  <w:style w:type="paragraph" w:customStyle="1" w:styleId="PennTableTitle">
    <w:name w:val="Penn Table Title"/>
    <w:basedOn w:val="PennBodyText"/>
    <w:qFormat/>
    <w:rsid w:val="006D3B0C"/>
    <w:pPr>
      <w:keepNext/>
      <w:keepLines/>
    </w:pPr>
  </w:style>
  <w:style w:type="paragraph" w:customStyle="1" w:styleId="RTDBodyText">
    <w:name w:val="RTD Body Text"/>
    <w:basedOn w:val="Normal"/>
    <w:qFormat/>
    <w:rsid w:val="006D3B0C"/>
    <w:pPr>
      <w:spacing w:line="480" w:lineRule="auto"/>
    </w:pPr>
    <w:rPr>
      <w:rFonts w:eastAsiaTheme="minorEastAsia"/>
      <w:sz w:val="26"/>
      <w:szCs w:val="26"/>
    </w:rPr>
  </w:style>
  <w:style w:type="paragraph" w:customStyle="1" w:styleId="RTDBlockQuote">
    <w:name w:val="RTD Block Quote"/>
    <w:basedOn w:val="RTDBodyText"/>
    <w:next w:val="RTDBodyText"/>
    <w:qFormat/>
    <w:rsid w:val="006D3B0C"/>
    <w:pPr>
      <w:ind w:left="720"/>
    </w:pPr>
  </w:style>
  <w:style w:type="paragraph" w:customStyle="1" w:styleId="RTDChapterTitle">
    <w:name w:val="RTD Chapter Title"/>
    <w:basedOn w:val="Normal"/>
    <w:qFormat/>
    <w:rsid w:val="006D3B0C"/>
    <w:pPr>
      <w:spacing w:after="480"/>
      <w:ind w:left="720" w:hanging="720"/>
      <w:jc w:val="center"/>
    </w:pPr>
    <w:rPr>
      <w:rFonts w:ascii="Times" w:eastAsia="Times New Roman" w:hAnsi="Times" w:cs="Arial"/>
      <w:b/>
      <w:bCs/>
      <w:color w:val="000000"/>
      <w:sz w:val="48"/>
      <w:szCs w:val="48"/>
      <w:u w:val="single"/>
    </w:rPr>
  </w:style>
  <w:style w:type="paragraph" w:customStyle="1" w:styleId="RTDGlossaryEntry">
    <w:name w:val="RTD Glossary Entry"/>
    <w:basedOn w:val="Normal"/>
    <w:qFormat/>
    <w:rsid w:val="006D3B0C"/>
    <w:pPr>
      <w:spacing w:before="360"/>
      <w:ind w:left="720" w:hanging="720"/>
    </w:pPr>
    <w:rPr>
      <w:rFonts w:ascii="Times" w:eastAsia="Times New Roman" w:hAnsi="Times" w:cs="Arial"/>
      <w:color w:val="000000"/>
    </w:rPr>
  </w:style>
  <w:style w:type="paragraph" w:customStyle="1" w:styleId="RTDFigure">
    <w:name w:val="RTD Figure"/>
    <w:basedOn w:val="RTDGlossaryEntry"/>
    <w:qFormat/>
    <w:rsid w:val="006D3B0C"/>
    <w:pPr>
      <w:jc w:val="center"/>
    </w:pPr>
    <w:rPr>
      <w:noProof/>
    </w:rPr>
  </w:style>
  <w:style w:type="paragraph" w:customStyle="1" w:styleId="RTDGlossarymulti-paragraph">
    <w:name w:val="RTD Glossary (multi-paragraph)"/>
    <w:basedOn w:val="RTDGlossaryEntry"/>
    <w:qFormat/>
    <w:rsid w:val="006D3B0C"/>
    <w:pPr>
      <w:spacing w:before="0"/>
    </w:pPr>
  </w:style>
  <w:style w:type="paragraph" w:customStyle="1" w:styleId="RTDGlossaryBulllets">
    <w:name w:val="RTD Glossary Bulllets"/>
    <w:basedOn w:val="RTDGlossaryEntry"/>
    <w:qFormat/>
    <w:rsid w:val="006D3B0C"/>
    <w:pPr>
      <w:numPr>
        <w:numId w:val="3"/>
      </w:numPr>
      <w:spacing w:before="0"/>
    </w:pPr>
  </w:style>
  <w:style w:type="paragraph" w:customStyle="1" w:styleId="RTDHeading1">
    <w:name w:val="RTD Heading 1"/>
    <w:basedOn w:val="RTDBodyText"/>
    <w:next w:val="RTDBodyText"/>
    <w:qFormat/>
    <w:rsid w:val="006D3B0C"/>
    <w:pPr>
      <w:keepNext/>
      <w:spacing w:before="240"/>
    </w:pPr>
    <w:rPr>
      <w:b/>
      <w:bCs/>
    </w:rPr>
  </w:style>
  <w:style w:type="paragraph" w:customStyle="1" w:styleId="RTDHeading2">
    <w:name w:val="RTD Heading 2"/>
    <w:basedOn w:val="RTDHeading1"/>
    <w:next w:val="RTDBodyText"/>
    <w:qFormat/>
    <w:rsid w:val="006D3B0C"/>
    <w:pPr>
      <w:ind w:left="720"/>
    </w:pPr>
  </w:style>
  <w:style w:type="table" w:styleId="TableGrid">
    <w:name w:val="Table Grid"/>
    <w:basedOn w:val="TableNormal"/>
    <w:uiPriority w:val="39"/>
    <w:rsid w:val="006D3B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6D3B0C"/>
    <w:rPr>
      <w:color w:val="605E5C"/>
      <w:shd w:val="clear" w:color="auto" w:fill="E1DFDD"/>
    </w:rPr>
  </w:style>
  <w:style w:type="character" w:customStyle="1" w:styleId="Heading1Char">
    <w:name w:val="Heading 1 Char"/>
    <w:basedOn w:val="DefaultParagraphFont"/>
    <w:link w:val="Heading1"/>
    <w:uiPriority w:val="9"/>
    <w:rsid w:val="000F5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DE4"/>
    <w:rPr>
      <w:rFonts w:eastAsiaTheme="majorEastAsia" w:cstheme="majorBidi"/>
      <w:color w:val="272727" w:themeColor="text1" w:themeTint="D8"/>
    </w:rPr>
  </w:style>
  <w:style w:type="paragraph" w:styleId="Title">
    <w:name w:val="Title"/>
    <w:basedOn w:val="Normal"/>
    <w:next w:val="Normal"/>
    <w:link w:val="TitleChar"/>
    <w:uiPriority w:val="10"/>
    <w:qFormat/>
    <w:rsid w:val="000F5D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D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D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5DE4"/>
    <w:rPr>
      <w:rFonts w:ascii="Kepler Std Light" w:hAnsi="Kepler Std Light"/>
      <w:i/>
      <w:iCs/>
      <w:color w:val="404040" w:themeColor="text1" w:themeTint="BF"/>
    </w:rPr>
  </w:style>
  <w:style w:type="character" w:styleId="IntenseEmphasis">
    <w:name w:val="Intense Emphasis"/>
    <w:basedOn w:val="DefaultParagraphFont"/>
    <w:uiPriority w:val="21"/>
    <w:qFormat/>
    <w:rsid w:val="000F5DE4"/>
    <w:rPr>
      <w:i/>
      <w:iCs/>
      <w:color w:val="0F4761" w:themeColor="accent1" w:themeShade="BF"/>
    </w:rPr>
  </w:style>
  <w:style w:type="paragraph" w:styleId="IntenseQuote">
    <w:name w:val="Intense Quote"/>
    <w:basedOn w:val="Normal"/>
    <w:next w:val="Normal"/>
    <w:link w:val="IntenseQuoteChar"/>
    <w:uiPriority w:val="30"/>
    <w:qFormat/>
    <w:rsid w:val="000F5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DE4"/>
    <w:rPr>
      <w:rFonts w:ascii="Kepler Std Light" w:hAnsi="Kepler Std Light"/>
      <w:i/>
      <w:iCs/>
      <w:color w:val="0F4761" w:themeColor="accent1" w:themeShade="BF"/>
    </w:rPr>
  </w:style>
  <w:style w:type="character" w:styleId="IntenseReference">
    <w:name w:val="Intense Reference"/>
    <w:basedOn w:val="DefaultParagraphFont"/>
    <w:uiPriority w:val="32"/>
    <w:qFormat/>
    <w:rsid w:val="000F5DE4"/>
    <w:rPr>
      <w:b/>
      <w:bCs/>
      <w:smallCaps/>
      <w:color w:val="0F4761" w:themeColor="accent1" w:themeShade="BF"/>
      <w:spacing w:val="5"/>
    </w:rPr>
  </w:style>
  <w:style w:type="paragraph" w:customStyle="1" w:styleId="Level">
    <w:name w:val="Level"/>
    <w:basedOn w:val="Normal"/>
    <w:qFormat/>
    <w:rsid w:val="00162AC2"/>
    <w:pPr>
      <w:keepNext/>
      <w:spacing w:before="480" w:after="120"/>
    </w:pPr>
    <w:rPr>
      <w:b/>
      <w:bCs/>
      <w:u w:val="single"/>
    </w:rPr>
  </w:style>
  <w:style w:type="paragraph" w:customStyle="1" w:styleId="Tier">
    <w:name w:val="Tier"/>
    <w:basedOn w:val="Normal"/>
    <w:qFormat/>
    <w:rsid w:val="00162AC2"/>
    <w:pPr>
      <w:keepNext/>
      <w:spacing w:before="240" w:after="120"/>
      <w:ind w:left="360"/>
    </w:pPr>
    <w:rPr>
      <w:b/>
      <w:bCs/>
    </w:rPr>
  </w:style>
  <w:style w:type="paragraph" w:styleId="Revision">
    <w:name w:val="Revision"/>
    <w:hidden/>
    <w:uiPriority w:val="99"/>
    <w:semiHidden/>
    <w:rsid w:val="00FE6F5D"/>
    <w:rPr>
      <w:rFonts w:ascii="Kepler Std Light" w:hAnsi="Kepler Std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Hoffman</dc:creator>
  <cp:keywords/>
  <dc:description/>
  <cp:lastModifiedBy>Alexander Hoffman</cp:lastModifiedBy>
  <cp:revision>27</cp:revision>
  <dcterms:created xsi:type="dcterms:W3CDTF">2025-08-29T16:55:00Z</dcterms:created>
  <dcterms:modified xsi:type="dcterms:W3CDTF">2025-10-31T17:44:00Z</dcterms:modified>
</cp:coreProperties>
</file>